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1FB" w:rsidRPr="00AD583D" w:rsidRDefault="004641FB" w:rsidP="002047A0">
      <w:pPr>
        <w:rPr>
          <w:rFonts w:ascii="Calisto MT" w:eastAsia="標楷體" w:hAnsi="Calisto MT"/>
          <w:b/>
          <w:sz w:val="32"/>
          <w:szCs w:val="32"/>
        </w:rPr>
      </w:pPr>
      <w:r w:rsidRPr="00095D48">
        <w:rPr>
          <w:rFonts w:ascii="Calisto MT" w:eastAsia="標楷體" w:hAnsi="Calisto MT"/>
          <w:b/>
          <w:sz w:val="32"/>
          <w:szCs w:val="32"/>
        </w:rPr>
        <w:t xml:space="preserve">106 </w:t>
      </w:r>
      <w:r w:rsidRPr="00095D48">
        <w:rPr>
          <w:rFonts w:ascii="Calisto MT" w:eastAsia="標楷體" w:hAnsi="Calisto MT"/>
          <w:b/>
          <w:sz w:val="32"/>
          <w:szCs w:val="32"/>
        </w:rPr>
        <w:t>學年度</w:t>
      </w:r>
      <w:r w:rsidR="005E1410">
        <w:rPr>
          <w:rFonts w:ascii="Calisto MT" w:eastAsia="標楷體" w:hAnsi="Calisto MT" w:hint="eastAsia"/>
          <w:b/>
          <w:sz w:val="32"/>
          <w:szCs w:val="32"/>
        </w:rPr>
        <w:t>第二學期</w:t>
      </w:r>
      <w:r w:rsidRPr="00095D48">
        <w:rPr>
          <w:rFonts w:ascii="Calisto MT" w:eastAsia="標楷體" w:hAnsi="Calisto MT"/>
          <w:b/>
          <w:sz w:val="32"/>
          <w:szCs w:val="32"/>
        </w:rPr>
        <w:t>外國語文（英文）教師組會議</w:t>
      </w:r>
    </w:p>
    <w:p w:rsidR="004641FB" w:rsidRDefault="004641FB" w:rsidP="002047A0">
      <w:pPr>
        <w:rPr>
          <w:rFonts w:ascii="Calisto MT" w:eastAsia="標楷體" w:hAnsi="Calisto MT"/>
        </w:rPr>
      </w:pPr>
      <w:r>
        <w:rPr>
          <w:rFonts w:ascii="Calisto MT" w:eastAsia="標楷體" w:hAnsi="Calisto MT" w:hint="eastAsia"/>
        </w:rPr>
        <w:t>Date: _____________________</w:t>
      </w:r>
    </w:p>
    <w:p w:rsidR="00BC148B" w:rsidRPr="00A631C8" w:rsidRDefault="00431B8A" w:rsidP="002047A0">
      <w:pPr>
        <w:rPr>
          <w:rFonts w:ascii="Calisto MT" w:eastAsia="標楷體" w:hAnsi="Calisto MT"/>
          <w:sz w:val="18"/>
          <w:szCs w:val="18"/>
        </w:rPr>
      </w:pPr>
      <w:r w:rsidRPr="00A631C8">
        <w:rPr>
          <w:rFonts w:ascii="Calisto MT" w:eastAsia="標楷體" w:hAnsi="Calisto MT" w:hint="eastAsia"/>
          <w:sz w:val="18"/>
          <w:szCs w:val="18"/>
          <w:shd w:val="pct15" w:color="auto" w:fill="FFFFFF"/>
        </w:rPr>
        <w:t>Note</w:t>
      </w:r>
      <w:r w:rsidRPr="00A631C8">
        <w:rPr>
          <w:rFonts w:ascii="Calisto MT" w:eastAsia="標楷體" w:hAnsi="Calisto MT" w:hint="eastAsia"/>
          <w:sz w:val="18"/>
          <w:szCs w:val="18"/>
        </w:rPr>
        <w:t>: Chair starts first and carefully controls the time</w:t>
      </w:r>
      <w:r w:rsidRPr="00A631C8">
        <w:rPr>
          <w:rFonts w:ascii="Calisto MT" w:eastAsia="標楷體" w:hAnsi="Calisto MT"/>
          <w:sz w:val="18"/>
          <w:szCs w:val="18"/>
        </w:rPr>
        <w:t>—</w:t>
      </w:r>
      <w:r w:rsidRPr="00A631C8">
        <w:rPr>
          <w:rFonts w:ascii="Calisto MT" w:eastAsia="標楷體" w:hAnsi="Calisto MT" w:hint="eastAsia"/>
          <w:sz w:val="18"/>
          <w:szCs w:val="18"/>
        </w:rPr>
        <w:t>note taker, the last</w:t>
      </w:r>
      <w:r w:rsidRPr="00A631C8">
        <w:rPr>
          <w:rFonts w:ascii="Calisto MT" w:eastAsia="標楷體" w:hAnsi="Calisto MT"/>
          <w:sz w:val="18"/>
          <w:szCs w:val="18"/>
        </w:rPr>
        <w:t>—</w:t>
      </w:r>
      <w:r w:rsidRPr="00A631C8">
        <w:rPr>
          <w:rFonts w:ascii="Calisto MT" w:eastAsia="標楷體" w:hAnsi="Calisto MT" w:hint="eastAsia"/>
          <w:sz w:val="18"/>
          <w:szCs w:val="18"/>
        </w:rPr>
        <w:t>if no time, just write down opinions</w:t>
      </w:r>
      <w:ins w:id="0" w:author="Wei-Cherng Sam Jheng" w:date="2018-03-01T15:19:00Z">
        <w:r w:rsidR="00835C00" w:rsidRPr="00A631C8">
          <w:rPr>
            <w:rFonts w:ascii="Calisto MT" w:eastAsia="標楷體" w:hAnsi="Calisto MT"/>
            <w:sz w:val="18"/>
            <w:szCs w:val="18"/>
          </w:rPr>
          <w:t xml:space="preserve"> </w:t>
        </w:r>
      </w:ins>
      <w:r w:rsidR="00AD583D" w:rsidRPr="00A631C8">
        <w:rPr>
          <w:rFonts w:ascii="Calisto MT" w:eastAsia="標楷體" w:hAnsi="Calisto MT"/>
          <w:sz w:val="18"/>
          <w:szCs w:val="18"/>
        </w:rPr>
        <w:t>directly</w:t>
      </w:r>
      <w:r w:rsidRPr="00A631C8">
        <w:rPr>
          <w:rFonts w:ascii="Calisto MT" w:eastAsia="標楷體" w:hAnsi="Calisto MT" w:hint="eastAsia"/>
          <w:sz w:val="18"/>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07"/>
        <w:gridCol w:w="2407"/>
        <w:gridCol w:w="2407"/>
        <w:gridCol w:w="2407"/>
      </w:tblGrid>
      <w:tr w:rsidR="00BC148B" w:rsidRPr="00791F40" w:rsidTr="00791F40">
        <w:tc>
          <w:tcPr>
            <w:tcW w:w="9628" w:type="dxa"/>
            <w:gridSpan w:val="4"/>
            <w:tcBorders>
              <w:top w:val="thinThickSmallGap" w:sz="24" w:space="0" w:color="auto"/>
              <w:left w:val="thinThickSmallGap" w:sz="24" w:space="0" w:color="auto"/>
              <w:bottom w:val="thickThinSmallGap" w:sz="24" w:space="0" w:color="auto"/>
              <w:right w:val="thickThinSmallGap" w:sz="24" w:space="0" w:color="auto"/>
            </w:tcBorders>
            <w:shd w:val="clear" w:color="auto" w:fill="auto"/>
          </w:tcPr>
          <w:p w:rsidR="00BC148B" w:rsidRPr="00791F40" w:rsidRDefault="00431B8A" w:rsidP="00AD583D">
            <w:pPr>
              <w:rPr>
                <w:rFonts w:ascii="Calisto MT" w:eastAsia="標楷體" w:hAnsi="Calisto MT"/>
              </w:rPr>
            </w:pPr>
            <w:r w:rsidRPr="00791F40">
              <w:rPr>
                <w:rFonts w:ascii="Calisto MT" w:eastAsia="標楷體" w:hAnsi="Calisto MT" w:hint="eastAsia"/>
              </w:rPr>
              <w:t>Group:</w:t>
            </w:r>
            <w:r w:rsidR="00AD583D" w:rsidRPr="00791F40">
              <w:rPr>
                <w:rFonts w:ascii="Calisto MT" w:eastAsia="標楷體" w:hAnsi="Calisto MT"/>
              </w:rPr>
              <w:t xml:space="preserve"> </w:t>
            </w:r>
            <w:r w:rsidR="00AD583D" w:rsidRPr="00791F40">
              <w:rPr>
                <w:rFonts w:ascii="Calisto MT" w:eastAsia="標楷體" w:hAnsi="Calisto MT"/>
              </w:rPr>
              <w:sym w:font="Wingdings" w:char="F06F"/>
            </w:r>
            <w:r w:rsidR="00AD583D" w:rsidRPr="00791F40">
              <w:rPr>
                <w:rFonts w:ascii="Calisto MT" w:eastAsia="標楷體" w:hAnsi="Calisto MT" w:hint="eastAsia"/>
              </w:rPr>
              <w:t xml:space="preserve"> Basic Level</w:t>
            </w:r>
            <w:r w:rsidRPr="00791F40">
              <w:rPr>
                <w:rFonts w:ascii="Calisto MT" w:eastAsia="標楷體" w:hAnsi="Calisto MT" w:hint="eastAsia"/>
              </w:rPr>
              <w:t xml:space="preserve"> </w:t>
            </w:r>
            <w:r w:rsidR="00AD583D" w:rsidRPr="00791F40">
              <w:rPr>
                <w:rFonts w:ascii="Calisto MT" w:eastAsia="標楷體" w:hAnsi="Calisto MT"/>
              </w:rPr>
              <w:t xml:space="preserve">      </w:t>
            </w:r>
            <w:r w:rsidR="00791F40" w:rsidRPr="00791F40">
              <w:rPr>
                <w:rFonts w:ascii="Calisto MT" w:eastAsia="標楷體" w:hAnsi="Calisto MT" w:hint="eastAsia"/>
              </w:rPr>
              <w:t>x</w:t>
            </w:r>
            <w:r w:rsidR="00AD583D" w:rsidRPr="00791F40">
              <w:rPr>
                <w:rFonts w:ascii="Calisto MT" w:eastAsia="標楷體" w:hAnsi="Calisto MT"/>
              </w:rPr>
              <w:sym w:font="Wingdings" w:char="F06F"/>
            </w:r>
            <w:r w:rsidR="00AD583D" w:rsidRPr="00791F40">
              <w:rPr>
                <w:rFonts w:ascii="Calisto MT" w:eastAsia="標楷體" w:hAnsi="Calisto MT"/>
              </w:rPr>
              <w:t xml:space="preserve"> </w:t>
            </w:r>
            <w:r w:rsidR="00AD583D" w:rsidRPr="00791F40">
              <w:rPr>
                <w:rFonts w:ascii="Calisto MT" w:eastAsia="標楷體" w:hAnsi="Calisto MT" w:hint="eastAsia"/>
              </w:rPr>
              <w:t xml:space="preserve">Intermediate Level </w:t>
            </w:r>
            <w:r w:rsidRPr="00791F40">
              <w:rPr>
                <w:rFonts w:ascii="Calisto MT" w:eastAsia="標楷體" w:hAnsi="Calisto MT" w:hint="eastAsia"/>
              </w:rPr>
              <w:t xml:space="preserve"> </w:t>
            </w:r>
            <w:r w:rsidR="00AD583D" w:rsidRPr="00791F40">
              <w:rPr>
                <w:rFonts w:ascii="Calisto MT" w:eastAsia="標楷體" w:hAnsi="Calisto MT"/>
              </w:rPr>
              <w:sym w:font="Wingdings" w:char="F06F"/>
            </w:r>
            <w:r w:rsidRPr="00791F40">
              <w:rPr>
                <w:rFonts w:ascii="Calisto MT" w:eastAsia="標楷體" w:hAnsi="Calisto MT" w:hint="eastAsia"/>
              </w:rPr>
              <w:t xml:space="preserve">Advanced Level </w:t>
            </w:r>
          </w:p>
        </w:tc>
      </w:tr>
      <w:tr w:rsidR="00F97860" w:rsidRPr="00791F40" w:rsidTr="00791F40">
        <w:tc>
          <w:tcPr>
            <w:tcW w:w="2407" w:type="dxa"/>
            <w:tcBorders>
              <w:top w:val="thickThinSmallGap" w:sz="24" w:space="0" w:color="auto"/>
            </w:tcBorders>
            <w:shd w:val="clear" w:color="auto" w:fill="auto"/>
          </w:tcPr>
          <w:p w:rsidR="004641FB" w:rsidRPr="00791F40" w:rsidRDefault="004641FB" w:rsidP="002047A0">
            <w:pPr>
              <w:rPr>
                <w:rFonts w:ascii="Calisto MT" w:eastAsia="標楷體" w:hAnsi="Calisto MT"/>
                <w:b/>
              </w:rPr>
            </w:pPr>
            <w:r w:rsidRPr="00791F40">
              <w:rPr>
                <w:rFonts w:ascii="Calisto MT" w:eastAsia="標楷體" w:hAnsi="Calisto MT"/>
                <w:b/>
              </w:rPr>
              <w:t>Session Chair</w:t>
            </w:r>
          </w:p>
        </w:tc>
        <w:tc>
          <w:tcPr>
            <w:tcW w:w="2407" w:type="dxa"/>
            <w:tcBorders>
              <w:top w:val="thickThinSmallGap" w:sz="24" w:space="0" w:color="auto"/>
            </w:tcBorders>
            <w:shd w:val="clear" w:color="auto" w:fill="auto"/>
          </w:tcPr>
          <w:p w:rsidR="004641FB" w:rsidRPr="00791F40" w:rsidRDefault="00791F40" w:rsidP="00791F40">
            <w:pPr>
              <w:rPr>
                <w:rFonts w:ascii="Calisto MT" w:eastAsia="標楷體" w:hAnsi="Calisto MT"/>
              </w:rPr>
            </w:pPr>
            <w:r w:rsidRPr="00791F40">
              <w:rPr>
                <w:rFonts w:ascii="Calisto MT" w:eastAsia="標楷體" w:hAnsi="Calisto MT" w:hint="eastAsia"/>
              </w:rPr>
              <w:t>Jerry</w:t>
            </w:r>
          </w:p>
        </w:tc>
        <w:tc>
          <w:tcPr>
            <w:tcW w:w="2407" w:type="dxa"/>
            <w:tcBorders>
              <w:top w:val="thickThinSmallGap" w:sz="24" w:space="0" w:color="auto"/>
            </w:tcBorders>
            <w:shd w:val="clear" w:color="auto" w:fill="auto"/>
          </w:tcPr>
          <w:p w:rsidR="004641FB" w:rsidRPr="00791F40" w:rsidRDefault="004641FB" w:rsidP="002047A0">
            <w:pPr>
              <w:rPr>
                <w:rFonts w:ascii="Calisto MT" w:eastAsia="標楷體" w:hAnsi="Calisto MT"/>
                <w:b/>
              </w:rPr>
            </w:pPr>
            <w:r w:rsidRPr="00791F40">
              <w:rPr>
                <w:rFonts w:ascii="Calisto MT" w:eastAsia="標楷體" w:hAnsi="Calisto MT"/>
                <w:b/>
              </w:rPr>
              <w:t>Note</w:t>
            </w:r>
            <w:r w:rsidR="00BC148B" w:rsidRPr="00791F40">
              <w:rPr>
                <w:rFonts w:ascii="Calisto MT" w:eastAsia="標楷體" w:hAnsi="Calisto MT"/>
                <w:b/>
              </w:rPr>
              <w:t xml:space="preserve"> Taker</w:t>
            </w:r>
          </w:p>
        </w:tc>
        <w:tc>
          <w:tcPr>
            <w:tcW w:w="2407" w:type="dxa"/>
            <w:tcBorders>
              <w:top w:val="thickThinSmallGap" w:sz="24" w:space="0" w:color="auto"/>
            </w:tcBorders>
            <w:shd w:val="clear" w:color="auto" w:fill="auto"/>
          </w:tcPr>
          <w:p w:rsidR="004641FB" w:rsidRPr="00791F40" w:rsidRDefault="00791F40" w:rsidP="002047A0">
            <w:pPr>
              <w:rPr>
                <w:rFonts w:ascii="Calisto MT" w:eastAsia="標楷體" w:hAnsi="Calisto MT"/>
              </w:rPr>
            </w:pPr>
            <w:r w:rsidRPr="00791F40">
              <w:rPr>
                <w:rFonts w:ascii="Calisto MT" w:eastAsia="標楷體" w:hAnsi="Calisto MT" w:hint="eastAsia"/>
              </w:rPr>
              <w:t>Ellen</w:t>
            </w:r>
          </w:p>
        </w:tc>
      </w:tr>
      <w:tr w:rsidR="00F97860" w:rsidRPr="00791F40" w:rsidTr="00791F40">
        <w:tc>
          <w:tcPr>
            <w:tcW w:w="2407" w:type="dxa"/>
            <w:vMerge w:val="restart"/>
            <w:shd w:val="clear" w:color="auto" w:fill="auto"/>
          </w:tcPr>
          <w:p w:rsidR="004641FB" w:rsidRPr="00791F40" w:rsidRDefault="004641FB" w:rsidP="002047A0">
            <w:pPr>
              <w:rPr>
                <w:rFonts w:ascii="Calisto MT" w:eastAsia="標楷體" w:hAnsi="Calisto MT"/>
                <w:b/>
              </w:rPr>
            </w:pPr>
            <w:r w:rsidRPr="00791F40">
              <w:rPr>
                <w:rFonts w:ascii="Calisto MT" w:eastAsia="標楷體" w:hAnsi="Calisto MT"/>
                <w:b/>
              </w:rPr>
              <w:t>A</w:t>
            </w:r>
            <w:r w:rsidR="00217208" w:rsidRPr="00791F40">
              <w:rPr>
                <w:rFonts w:ascii="Calisto MT" w:eastAsia="標楷體" w:hAnsi="Calisto MT"/>
                <w:b/>
              </w:rPr>
              <w:t>ttendees</w:t>
            </w:r>
          </w:p>
        </w:tc>
        <w:tc>
          <w:tcPr>
            <w:tcW w:w="2407" w:type="dxa"/>
            <w:shd w:val="clear" w:color="auto" w:fill="auto"/>
          </w:tcPr>
          <w:p w:rsidR="004641FB" w:rsidRPr="00791F40" w:rsidRDefault="00791F40" w:rsidP="00791F40">
            <w:pPr>
              <w:pStyle w:val="a3"/>
              <w:numPr>
                <w:ilvl w:val="0"/>
                <w:numId w:val="3"/>
              </w:numPr>
              <w:ind w:leftChars="0"/>
              <w:rPr>
                <w:rFonts w:ascii="Calisto MT" w:eastAsia="標楷體" w:hAnsi="Calisto MT"/>
              </w:rPr>
            </w:pPr>
            <w:r w:rsidRPr="00791F40">
              <w:rPr>
                <w:rFonts w:ascii="Calisto MT" w:eastAsia="標楷體" w:hAnsi="Calisto MT" w:hint="eastAsia"/>
              </w:rPr>
              <w:t>Morton</w:t>
            </w:r>
          </w:p>
        </w:tc>
        <w:tc>
          <w:tcPr>
            <w:tcW w:w="2407" w:type="dxa"/>
            <w:shd w:val="clear" w:color="auto" w:fill="auto"/>
          </w:tcPr>
          <w:p w:rsidR="004641FB" w:rsidRPr="00791F40" w:rsidRDefault="00791F40" w:rsidP="00791F40">
            <w:pPr>
              <w:pStyle w:val="a3"/>
              <w:numPr>
                <w:ilvl w:val="0"/>
                <w:numId w:val="3"/>
              </w:numPr>
              <w:ind w:leftChars="0"/>
              <w:rPr>
                <w:rFonts w:ascii="Calisto MT" w:eastAsia="標楷體" w:hAnsi="Calisto MT"/>
              </w:rPr>
            </w:pPr>
            <w:r w:rsidRPr="00791F40">
              <w:rPr>
                <w:rFonts w:ascii="Calisto MT" w:eastAsia="標楷體" w:hAnsi="Calisto MT" w:hint="eastAsia"/>
              </w:rPr>
              <w:t>Ann</w:t>
            </w:r>
          </w:p>
        </w:tc>
        <w:tc>
          <w:tcPr>
            <w:tcW w:w="2407" w:type="dxa"/>
            <w:shd w:val="clear" w:color="auto" w:fill="auto"/>
          </w:tcPr>
          <w:p w:rsidR="004641FB" w:rsidRPr="00791F40" w:rsidRDefault="001914B0" w:rsidP="00791F40">
            <w:pPr>
              <w:pStyle w:val="a3"/>
              <w:numPr>
                <w:ilvl w:val="0"/>
                <w:numId w:val="3"/>
              </w:numPr>
              <w:ind w:leftChars="0"/>
              <w:rPr>
                <w:rFonts w:ascii="Calisto MT" w:eastAsia="標楷體" w:hAnsi="Calisto MT"/>
              </w:rPr>
            </w:pPr>
            <w:r>
              <w:rPr>
                <w:rFonts w:ascii="Calisto MT" w:eastAsia="標楷體" w:hAnsi="Calisto MT"/>
              </w:rPr>
              <w:t>Tammy</w:t>
            </w:r>
          </w:p>
        </w:tc>
      </w:tr>
      <w:tr w:rsidR="00F97860" w:rsidRPr="00791F40" w:rsidTr="00791F40">
        <w:tc>
          <w:tcPr>
            <w:tcW w:w="2407" w:type="dxa"/>
            <w:vMerge/>
            <w:shd w:val="clear" w:color="auto" w:fill="auto"/>
          </w:tcPr>
          <w:p w:rsidR="004641FB" w:rsidRPr="00791F40" w:rsidRDefault="004641FB" w:rsidP="002047A0">
            <w:pPr>
              <w:rPr>
                <w:rFonts w:ascii="Calisto MT" w:eastAsia="標楷體" w:hAnsi="Calisto MT"/>
              </w:rPr>
            </w:pPr>
          </w:p>
        </w:tc>
        <w:tc>
          <w:tcPr>
            <w:tcW w:w="2407" w:type="dxa"/>
            <w:shd w:val="clear" w:color="auto" w:fill="auto"/>
          </w:tcPr>
          <w:p w:rsidR="004641FB" w:rsidRPr="00791F40" w:rsidRDefault="004641FB" w:rsidP="00791F40">
            <w:pPr>
              <w:pStyle w:val="a3"/>
              <w:numPr>
                <w:ilvl w:val="0"/>
                <w:numId w:val="3"/>
              </w:numPr>
              <w:ind w:leftChars="0"/>
              <w:rPr>
                <w:rFonts w:ascii="Calisto MT" w:eastAsia="標楷體" w:hAnsi="Calisto MT"/>
              </w:rPr>
            </w:pPr>
          </w:p>
        </w:tc>
        <w:tc>
          <w:tcPr>
            <w:tcW w:w="2407" w:type="dxa"/>
            <w:shd w:val="clear" w:color="auto" w:fill="auto"/>
          </w:tcPr>
          <w:p w:rsidR="004641FB" w:rsidRPr="00791F40" w:rsidRDefault="004641FB" w:rsidP="00791F40">
            <w:pPr>
              <w:pStyle w:val="a3"/>
              <w:numPr>
                <w:ilvl w:val="0"/>
                <w:numId w:val="3"/>
              </w:numPr>
              <w:ind w:leftChars="0"/>
              <w:rPr>
                <w:rFonts w:ascii="Calisto MT" w:eastAsia="標楷體" w:hAnsi="Calisto MT"/>
              </w:rPr>
            </w:pPr>
          </w:p>
        </w:tc>
        <w:tc>
          <w:tcPr>
            <w:tcW w:w="2407" w:type="dxa"/>
            <w:shd w:val="clear" w:color="auto" w:fill="auto"/>
          </w:tcPr>
          <w:p w:rsidR="004641FB" w:rsidRPr="00791F40" w:rsidRDefault="004641FB" w:rsidP="00AD583D">
            <w:pPr>
              <w:rPr>
                <w:rFonts w:ascii="Calisto MT" w:eastAsia="標楷體" w:hAnsi="Calisto MT"/>
              </w:rPr>
            </w:pPr>
          </w:p>
        </w:tc>
      </w:tr>
    </w:tbl>
    <w:p w:rsidR="004641FB" w:rsidRPr="004641FB" w:rsidRDefault="004641FB" w:rsidP="002047A0">
      <w:pPr>
        <w:rPr>
          <w:rFonts w:ascii="Calisto MT" w:eastAsia="標楷體" w:hAnsi="Calisto M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0"/>
        <w:gridCol w:w="6"/>
        <w:gridCol w:w="7852"/>
        <w:gridCol w:w="80"/>
      </w:tblGrid>
      <w:tr w:rsidR="004641FB" w:rsidRPr="00791F40" w:rsidTr="00791F40">
        <w:tc>
          <w:tcPr>
            <w:tcW w:w="9628" w:type="dxa"/>
            <w:gridSpan w:val="4"/>
            <w:tcBorders>
              <w:top w:val="thinThickSmallGap" w:sz="24" w:space="0" w:color="auto"/>
              <w:left w:val="thinThickSmallGap" w:sz="24" w:space="0" w:color="auto"/>
              <w:bottom w:val="thickThinSmallGap" w:sz="24" w:space="0" w:color="auto"/>
              <w:right w:val="thickThinSmallGap" w:sz="24" w:space="0" w:color="auto"/>
            </w:tcBorders>
            <w:shd w:val="clear" w:color="auto" w:fill="auto"/>
          </w:tcPr>
          <w:p w:rsidR="004641FB" w:rsidRPr="00791F40" w:rsidRDefault="004641FB">
            <w:pPr>
              <w:rPr>
                <w:rFonts w:ascii="Calisto MT" w:eastAsia="標楷體" w:hAnsi="Calisto MT"/>
              </w:rPr>
            </w:pPr>
            <w:r w:rsidRPr="00791F40">
              <w:rPr>
                <w:rFonts w:ascii="Calisto MT" w:eastAsia="標楷體" w:hAnsi="Calisto MT" w:hint="eastAsia"/>
                <w:b/>
              </w:rPr>
              <w:t>Iss</w:t>
            </w:r>
            <w:r w:rsidR="00BC148B" w:rsidRPr="00791F40">
              <w:rPr>
                <w:rFonts w:ascii="Calisto MT" w:eastAsia="標楷體" w:hAnsi="Calisto MT"/>
                <w:b/>
              </w:rPr>
              <w:t xml:space="preserve">ues 1: Self-Learning </w:t>
            </w:r>
            <w:r w:rsidR="00A9661B" w:rsidRPr="00791F40">
              <w:rPr>
                <w:rFonts w:ascii="Calisto MT" w:eastAsia="標楷體" w:hAnsi="Calisto MT" w:hint="eastAsia"/>
              </w:rPr>
              <w:t>(12: 10~</w:t>
            </w:r>
            <w:r w:rsidR="00431B8A" w:rsidRPr="00791F40">
              <w:rPr>
                <w:rFonts w:ascii="Calisto MT" w:eastAsia="標楷體" w:hAnsi="Calisto MT" w:hint="eastAsia"/>
              </w:rPr>
              <w:t>12: 55</w:t>
            </w:r>
            <w:r w:rsidR="00A9661B" w:rsidRPr="00791F40">
              <w:rPr>
                <w:rFonts w:ascii="Calisto MT" w:eastAsia="標楷體" w:hAnsi="Calisto MT" w:hint="eastAsia"/>
              </w:rPr>
              <w:t>)</w:t>
            </w:r>
          </w:p>
          <w:p w:rsidR="00217208" w:rsidRPr="00791F40" w:rsidRDefault="004641FB" w:rsidP="00791F40">
            <w:pPr>
              <w:pStyle w:val="a3"/>
              <w:numPr>
                <w:ilvl w:val="0"/>
                <w:numId w:val="4"/>
              </w:numPr>
              <w:ind w:leftChars="0"/>
              <w:jc w:val="both"/>
              <w:rPr>
                <w:rFonts w:ascii="Calisto MT" w:eastAsia="標楷體" w:hAnsi="Calisto MT"/>
              </w:rPr>
            </w:pPr>
            <w:r w:rsidRPr="00791F40">
              <w:rPr>
                <w:rFonts w:ascii="Calisto MT" w:eastAsia="標楷體" w:hAnsi="Calisto MT"/>
              </w:rPr>
              <w:t xml:space="preserve">Please share </w:t>
            </w:r>
            <w:r w:rsidRPr="00791F40">
              <w:rPr>
                <w:rFonts w:ascii="Calisto MT" w:eastAsia="標楷體" w:hAnsi="Calisto MT"/>
                <w:u w:val="single"/>
              </w:rPr>
              <w:t>self-learning activities</w:t>
            </w:r>
            <w:r w:rsidRPr="00791F40">
              <w:rPr>
                <w:rFonts w:ascii="Calisto MT" w:eastAsia="標楷體" w:hAnsi="Calisto MT"/>
              </w:rPr>
              <w:t xml:space="preserve"> you</w:t>
            </w:r>
            <w:r w:rsidR="00BC148B" w:rsidRPr="00791F40">
              <w:rPr>
                <w:rFonts w:ascii="Calisto MT" w:eastAsia="標楷體" w:hAnsi="Calisto MT"/>
              </w:rPr>
              <w:t xml:space="preserve"> </w:t>
            </w:r>
            <w:r w:rsidRPr="00791F40">
              <w:rPr>
                <w:rFonts w:ascii="Calisto MT" w:eastAsia="標楷體" w:hAnsi="Calisto MT"/>
              </w:rPr>
              <w:t>design</w:t>
            </w:r>
            <w:r w:rsidR="004943D3" w:rsidRPr="00791F40">
              <w:rPr>
                <w:rFonts w:ascii="Calisto MT" w:eastAsia="標楷體" w:hAnsi="Calisto MT"/>
              </w:rPr>
              <w:t>ed</w:t>
            </w:r>
            <w:r w:rsidRPr="00791F40">
              <w:rPr>
                <w:rFonts w:ascii="Calisto MT" w:eastAsia="標楷體" w:hAnsi="Calisto MT"/>
              </w:rPr>
              <w:t xml:space="preserve"> for your classes (freshman and/or sophomore English) </w:t>
            </w:r>
            <w:r w:rsidR="00A9661B" w:rsidRPr="00791F40">
              <w:rPr>
                <w:rFonts w:ascii="Calisto MT" w:eastAsia="標楷體" w:hAnsi="Calisto MT" w:hint="eastAsia"/>
                <w:u w:val="single"/>
              </w:rPr>
              <w:t>last and/or</w:t>
            </w:r>
            <w:r w:rsidR="00FA181A" w:rsidRPr="00791F40">
              <w:rPr>
                <w:rFonts w:ascii="Calisto MT" w:eastAsia="標楷體" w:hAnsi="Calisto MT" w:hint="eastAsia"/>
                <w:u w:val="single"/>
              </w:rPr>
              <w:t xml:space="preserve"> this semester</w:t>
            </w:r>
            <w:r w:rsidR="00FA181A" w:rsidRPr="00791F40">
              <w:rPr>
                <w:rFonts w:ascii="Calisto MT" w:eastAsia="標楷體" w:hAnsi="Calisto MT" w:hint="eastAsia"/>
              </w:rPr>
              <w:t xml:space="preserve">, </w:t>
            </w:r>
            <w:r w:rsidRPr="00791F40">
              <w:rPr>
                <w:rFonts w:ascii="Calisto MT" w:eastAsia="標楷體" w:hAnsi="Calisto MT"/>
              </w:rPr>
              <w:t>and how you implement</w:t>
            </w:r>
            <w:r w:rsidR="004943D3" w:rsidRPr="00791F40">
              <w:rPr>
                <w:rFonts w:ascii="Calisto MT" w:eastAsia="標楷體" w:hAnsi="Calisto MT"/>
              </w:rPr>
              <w:t>ed</w:t>
            </w:r>
            <w:r w:rsidR="00FA181A" w:rsidRPr="00791F40">
              <w:rPr>
                <w:rFonts w:ascii="Calisto MT" w:eastAsia="標楷體" w:hAnsi="Calisto MT" w:hint="eastAsia"/>
              </w:rPr>
              <w:t>/will implement</w:t>
            </w:r>
            <w:r w:rsidRPr="00791F40">
              <w:rPr>
                <w:rFonts w:ascii="Calisto MT" w:eastAsia="標楷體" w:hAnsi="Calisto MT"/>
              </w:rPr>
              <w:t xml:space="preserve"> them in your classes.</w:t>
            </w:r>
            <w:r w:rsidR="004943D3" w:rsidRPr="00791F40">
              <w:rPr>
                <w:rFonts w:ascii="Calisto MT" w:eastAsia="標楷體" w:hAnsi="Calisto MT"/>
              </w:rPr>
              <w:t xml:space="preserve"> </w:t>
            </w:r>
            <w:r w:rsidR="00FA181A" w:rsidRPr="00791F40">
              <w:rPr>
                <w:rFonts w:ascii="Calisto MT" w:eastAsia="標楷體" w:hAnsi="Calisto MT" w:hint="eastAsia"/>
              </w:rPr>
              <w:t xml:space="preserve">Any </w:t>
            </w:r>
            <w:r w:rsidR="00FA181A" w:rsidRPr="00791F40">
              <w:rPr>
                <w:rFonts w:ascii="Calisto MT" w:eastAsia="標楷體" w:hAnsi="Calisto MT" w:hint="eastAsia"/>
                <w:u w:val="single"/>
              </w:rPr>
              <w:t>student</w:t>
            </w:r>
            <w:r w:rsidR="00217208" w:rsidRPr="00791F40">
              <w:rPr>
                <w:rFonts w:ascii="Calisto MT" w:eastAsia="標楷體" w:hAnsi="Calisto MT"/>
                <w:u w:val="single"/>
              </w:rPr>
              <w:t xml:space="preserve"> feedback</w:t>
            </w:r>
            <w:r w:rsidR="00217208" w:rsidRPr="00791F40">
              <w:rPr>
                <w:rFonts w:ascii="Calisto MT" w:eastAsia="標楷體" w:hAnsi="Calisto MT"/>
              </w:rPr>
              <w:t xml:space="preserve"> on </w:t>
            </w:r>
            <w:r w:rsidR="00514DC5" w:rsidRPr="00791F40">
              <w:rPr>
                <w:rFonts w:ascii="Calisto MT" w:eastAsia="標楷體" w:hAnsi="Calisto MT"/>
              </w:rPr>
              <w:t>them</w:t>
            </w:r>
            <w:r w:rsidR="00217208" w:rsidRPr="00791F40">
              <w:rPr>
                <w:rFonts w:ascii="Calisto MT" w:eastAsia="標楷體" w:hAnsi="Calisto MT"/>
              </w:rPr>
              <w:t>?</w:t>
            </w:r>
          </w:p>
          <w:p w:rsidR="004641FB" w:rsidRPr="00791F40" w:rsidRDefault="004641FB" w:rsidP="00791F40">
            <w:pPr>
              <w:pStyle w:val="a3"/>
              <w:numPr>
                <w:ilvl w:val="0"/>
                <w:numId w:val="4"/>
              </w:numPr>
              <w:ind w:leftChars="0"/>
              <w:jc w:val="both"/>
              <w:rPr>
                <w:rFonts w:ascii="Calisto MT" w:eastAsia="標楷體" w:hAnsi="Calisto MT"/>
              </w:rPr>
            </w:pPr>
            <w:r w:rsidRPr="00791F40">
              <w:rPr>
                <w:rFonts w:ascii="Calisto MT" w:eastAsia="標楷體" w:hAnsi="Calisto MT"/>
              </w:rPr>
              <w:t xml:space="preserve">Have you encountered any </w:t>
            </w:r>
            <w:r w:rsidR="00A9661B" w:rsidRPr="00791F40">
              <w:rPr>
                <w:rFonts w:ascii="Calisto MT" w:eastAsia="標楷體" w:hAnsi="Calisto MT"/>
                <w:u w:val="single"/>
              </w:rPr>
              <w:t>difficult</w:t>
            </w:r>
            <w:r w:rsidR="00A9661B" w:rsidRPr="00791F40">
              <w:rPr>
                <w:rFonts w:ascii="Calisto MT" w:eastAsia="標楷體" w:hAnsi="Calisto MT" w:hint="eastAsia"/>
                <w:u w:val="single"/>
              </w:rPr>
              <w:t>ies</w:t>
            </w:r>
            <w:r w:rsidRPr="00791F40">
              <w:rPr>
                <w:rFonts w:ascii="Calisto MT" w:eastAsia="標楷體" w:hAnsi="Calisto MT"/>
              </w:rPr>
              <w:t xml:space="preserve"> designing self-learning activities or implementi</w:t>
            </w:r>
            <w:r w:rsidR="00514DC5" w:rsidRPr="00791F40">
              <w:rPr>
                <w:rFonts w:ascii="Calisto MT" w:eastAsia="標楷體" w:hAnsi="Calisto MT"/>
              </w:rPr>
              <w:t>ng self-learning in your class design</w:t>
            </w:r>
            <w:r w:rsidRPr="00791F40">
              <w:rPr>
                <w:rFonts w:ascii="Calisto MT" w:eastAsia="標楷體" w:hAnsi="Calisto MT"/>
              </w:rPr>
              <w:t>?</w:t>
            </w:r>
            <w:r w:rsidR="00217208" w:rsidRPr="00791F40">
              <w:rPr>
                <w:rFonts w:ascii="Calisto MT" w:eastAsia="標楷體" w:hAnsi="Calisto MT"/>
              </w:rPr>
              <w:t xml:space="preserve"> If yes, please share with us</w:t>
            </w:r>
            <w:r w:rsidR="00A9661B" w:rsidRPr="00791F40">
              <w:rPr>
                <w:rFonts w:ascii="Calisto MT" w:eastAsia="標楷體" w:hAnsi="Calisto MT" w:hint="eastAsia"/>
              </w:rPr>
              <w:t>.</w:t>
            </w:r>
            <w:r w:rsidR="00217208" w:rsidRPr="00791F40">
              <w:rPr>
                <w:rFonts w:ascii="Calisto MT" w:eastAsia="標楷體" w:hAnsi="Calisto MT"/>
              </w:rPr>
              <w:t xml:space="preserve"> </w:t>
            </w:r>
          </w:p>
          <w:p w:rsidR="004641FB" w:rsidRPr="00791F40" w:rsidRDefault="004943D3" w:rsidP="00791F40">
            <w:pPr>
              <w:pStyle w:val="a3"/>
              <w:numPr>
                <w:ilvl w:val="0"/>
                <w:numId w:val="4"/>
              </w:numPr>
              <w:ind w:leftChars="0"/>
              <w:jc w:val="both"/>
              <w:rPr>
                <w:rFonts w:ascii="Calisto MT" w:eastAsia="標楷體" w:hAnsi="Calisto MT"/>
              </w:rPr>
            </w:pPr>
            <w:r w:rsidRPr="00791F40">
              <w:rPr>
                <w:rFonts w:ascii="Calisto MT" w:eastAsia="標楷體" w:hAnsi="Calisto MT" w:hint="eastAsia"/>
              </w:rPr>
              <w:t xml:space="preserve">What kind of </w:t>
            </w:r>
            <w:r w:rsidR="00BC148B" w:rsidRPr="00791F40">
              <w:rPr>
                <w:rFonts w:ascii="Calisto MT" w:eastAsia="標楷體" w:hAnsi="Calisto MT"/>
                <w:u w:val="single"/>
              </w:rPr>
              <w:t>support</w:t>
            </w:r>
            <w:r w:rsidR="00217208" w:rsidRPr="00791F40">
              <w:rPr>
                <w:rFonts w:ascii="Calisto MT" w:eastAsia="標楷體" w:hAnsi="Calisto MT"/>
                <w:u w:val="single"/>
              </w:rPr>
              <w:t>/resources</w:t>
            </w:r>
            <w:r w:rsidRPr="00791F40">
              <w:rPr>
                <w:rFonts w:ascii="Calisto MT" w:eastAsia="標楷體" w:hAnsi="Calisto MT" w:hint="eastAsia"/>
              </w:rPr>
              <w:t xml:space="preserve"> do you expect from the SLC or Holistic Center</w:t>
            </w:r>
            <w:r w:rsidRPr="00791F40">
              <w:rPr>
                <w:rFonts w:ascii="Calisto MT" w:eastAsia="標楷體" w:hAnsi="Calisto MT"/>
              </w:rPr>
              <w:t xml:space="preserve"> </w:t>
            </w:r>
            <w:r w:rsidR="00BC148B" w:rsidRPr="00791F40">
              <w:rPr>
                <w:rFonts w:ascii="Calisto MT" w:eastAsia="標楷體" w:hAnsi="Calisto MT"/>
              </w:rPr>
              <w:t>to help you</w:t>
            </w:r>
            <w:r w:rsidRPr="00791F40">
              <w:rPr>
                <w:rFonts w:ascii="Calisto MT" w:eastAsia="標楷體" w:hAnsi="Calisto MT"/>
              </w:rPr>
              <w:t xml:space="preserve"> implement self-learning (e.g.</w:t>
            </w:r>
            <w:r w:rsidR="00A9661B" w:rsidRPr="00791F40">
              <w:rPr>
                <w:rFonts w:ascii="Calisto MT" w:eastAsia="標楷體" w:hAnsi="Calisto MT" w:hint="eastAsia"/>
              </w:rPr>
              <w:t>,</w:t>
            </w:r>
            <w:r w:rsidRPr="00791F40">
              <w:rPr>
                <w:rFonts w:ascii="Calisto MT" w:eastAsia="標楷體" w:hAnsi="Calisto MT"/>
              </w:rPr>
              <w:t xml:space="preserve"> workshops</w:t>
            </w:r>
            <w:r w:rsidR="00BC148B" w:rsidRPr="00791F40">
              <w:rPr>
                <w:rFonts w:ascii="Calisto MT" w:eastAsia="標楷體" w:hAnsi="Calisto MT"/>
              </w:rPr>
              <w:t>, a brochure including a set of SL activities</w:t>
            </w:r>
            <w:r w:rsidRPr="00791F40">
              <w:rPr>
                <w:rFonts w:ascii="Calisto MT" w:eastAsia="標楷體" w:hAnsi="Calisto MT"/>
              </w:rPr>
              <w:t>)?</w:t>
            </w:r>
          </w:p>
        </w:tc>
      </w:tr>
      <w:tr w:rsidR="00F97860" w:rsidRPr="00791F40" w:rsidTr="00791F40">
        <w:tc>
          <w:tcPr>
            <w:tcW w:w="1696" w:type="dxa"/>
            <w:gridSpan w:val="2"/>
            <w:tcBorders>
              <w:top w:val="thickThinSmallGap" w:sz="24" w:space="0" w:color="auto"/>
            </w:tcBorders>
            <w:shd w:val="clear" w:color="auto" w:fill="BFBFBF"/>
          </w:tcPr>
          <w:p w:rsidR="004943D3" w:rsidRPr="00791F40" w:rsidRDefault="004943D3">
            <w:pPr>
              <w:rPr>
                <w:rFonts w:ascii="Calisto MT" w:eastAsia="標楷體" w:hAnsi="Calisto MT"/>
              </w:rPr>
            </w:pPr>
          </w:p>
        </w:tc>
        <w:tc>
          <w:tcPr>
            <w:tcW w:w="7932" w:type="dxa"/>
            <w:gridSpan w:val="2"/>
            <w:tcBorders>
              <w:top w:val="thickThinSmallGap" w:sz="24" w:space="0" w:color="auto"/>
            </w:tcBorders>
            <w:shd w:val="clear" w:color="auto" w:fill="BFBFBF"/>
          </w:tcPr>
          <w:p w:rsidR="004943D3" w:rsidRPr="00791F40" w:rsidRDefault="004943D3">
            <w:pPr>
              <w:rPr>
                <w:rFonts w:ascii="Calisto MT" w:eastAsia="標楷體" w:hAnsi="Calisto MT"/>
              </w:rPr>
            </w:pPr>
            <w:r w:rsidRPr="00791F40">
              <w:rPr>
                <w:rFonts w:ascii="Calisto MT" w:eastAsia="標楷體" w:hAnsi="Calisto MT" w:hint="eastAsia"/>
              </w:rPr>
              <w:t xml:space="preserve">Notes </w:t>
            </w:r>
          </w:p>
        </w:tc>
      </w:tr>
      <w:tr w:rsidR="004641FB" w:rsidRPr="00791F40" w:rsidTr="00791F40">
        <w:tc>
          <w:tcPr>
            <w:tcW w:w="1696" w:type="dxa"/>
            <w:gridSpan w:val="2"/>
            <w:shd w:val="clear" w:color="auto" w:fill="auto"/>
          </w:tcPr>
          <w:p w:rsidR="004641FB" w:rsidRDefault="004943D3">
            <w:pPr>
              <w:rPr>
                <w:rFonts w:ascii="Calisto MT" w:eastAsia="標楷體" w:hAnsi="Calisto MT" w:hint="eastAsia"/>
                <w:b/>
              </w:rPr>
            </w:pPr>
            <w:r w:rsidRPr="00791F40">
              <w:rPr>
                <w:rFonts w:ascii="Calisto MT" w:eastAsia="標楷體" w:hAnsi="Calisto MT" w:hint="eastAsia"/>
                <w:b/>
              </w:rPr>
              <w:t>Chair</w:t>
            </w:r>
          </w:p>
          <w:p w:rsidR="00F97860" w:rsidRPr="00791F40" w:rsidRDefault="00F97860">
            <w:pPr>
              <w:rPr>
                <w:rFonts w:ascii="Calisto MT" w:eastAsia="標楷體" w:hAnsi="Calisto MT"/>
                <w:b/>
              </w:rPr>
            </w:pPr>
            <w:r>
              <w:rPr>
                <w:rFonts w:ascii="Calisto MT" w:eastAsia="標楷體" w:hAnsi="Calisto MT" w:hint="eastAsia"/>
                <w:b/>
              </w:rPr>
              <w:t>(Jerry)</w:t>
            </w:r>
          </w:p>
        </w:tc>
        <w:tc>
          <w:tcPr>
            <w:tcW w:w="7932" w:type="dxa"/>
            <w:gridSpan w:val="2"/>
            <w:shd w:val="clear" w:color="auto" w:fill="auto"/>
          </w:tcPr>
          <w:p w:rsidR="004943D3" w:rsidRDefault="00605E32" w:rsidP="00D57799">
            <w:pPr>
              <w:numPr>
                <w:ilvl w:val="0"/>
                <w:numId w:val="7"/>
              </w:numPr>
              <w:rPr>
                <w:rFonts w:ascii="Calisto MT" w:eastAsia="標楷體" w:hAnsi="Calisto MT"/>
              </w:rPr>
            </w:pPr>
            <w:r>
              <w:rPr>
                <w:rFonts w:ascii="Calisto MT" w:eastAsia="標楷體" w:hAnsi="Calisto MT"/>
              </w:rPr>
              <w:t>My class</w:t>
            </w:r>
            <w:r w:rsidR="00FD6AA4">
              <w:rPr>
                <w:rFonts w:ascii="Calisto MT" w:eastAsia="標楷體" w:hAnsi="Calisto MT"/>
              </w:rPr>
              <w:t>es do</w:t>
            </w:r>
            <w:r>
              <w:rPr>
                <w:rFonts w:ascii="Calisto MT" w:eastAsia="標楷體" w:hAnsi="Calisto MT"/>
              </w:rPr>
              <w:t xml:space="preserve">n’t use a textbook. We read short stories and use dialogues from a TV show. Course self-learning activities combined aspects of both of these materials. Four person student groups chose a TV show (or movie) and made presentations using aspects from our short stories, including summary, setting, characters and themes. After that they had to select important parts from the show and make acting videos that they uploaded to YouTube. Some student groups worked hard and did well, others did not do as </w:t>
            </w:r>
            <w:r w:rsidR="001800A6">
              <w:rPr>
                <w:rFonts w:ascii="Calisto MT" w:eastAsia="標楷體" w:hAnsi="Calisto MT"/>
              </w:rPr>
              <w:t>well</w:t>
            </w:r>
            <w:r>
              <w:rPr>
                <w:rFonts w:ascii="Calisto MT" w:eastAsia="標楷體" w:hAnsi="Calisto MT"/>
              </w:rPr>
              <w:t>.</w:t>
            </w:r>
            <w:r w:rsidR="001800A6">
              <w:rPr>
                <w:rFonts w:ascii="Calisto MT" w:eastAsia="標楷體" w:hAnsi="Calisto MT"/>
              </w:rPr>
              <w:t xml:space="preserve"> However, most groups did satisfactory work.</w:t>
            </w:r>
            <w:r w:rsidR="00FD6AA4">
              <w:rPr>
                <w:rFonts w:ascii="Calisto MT" w:eastAsia="標楷體" w:hAnsi="Calisto MT"/>
              </w:rPr>
              <w:t xml:space="preserve"> Student groups did these 2 tasks for both midterm and final projects.</w:t>
            </w:r>
          </w:p>
          <w:p w:rsidR="00217208" w:rsidRDefault="00605E32" w:rsidP="00D57799">
            <w:pPr>
              <w:numPr>
                <w:ilvl w:val="0"/>
                <w:numId w:val="7"/>
              </w:numPr>
              <w:rPr>
                <w:rFonts w:ascii="Calisto MT" w:eastAsia="標楷體" w:hAnsi="Calisto MT"/>
              </w:rPr>
            </w:pPr>
            <w:r>
              <w:rPr>
                <w:rFonts w:ascii="Calisto MT" w:eastAsia="標楷體" w:hAnsi="Calisto MT"/>
              </w:rPr>
              <w:t>Only 2 points (4%) were required to be done using SLC materials</w:t>
            </w:r>
            <w:r w:rsidR="001800A6">
              <w:rPr>
                <w:rFonts w:ascii="Calisto MT" w:eastAsia="標楷體" w:hAnsi="Calisto MT"/>
              </w:rPr>
              <w:t xml:space="preserve"> and student participation varied widely between classes.</w:t>
            </w:r>
            <w:r w:rsidR="00FD6AA4">
              <w:rPr>
                <w:rFonts w:ascii="Calisto MT" w:eastAsia="標楷體" w:hAnsi="Calisto MT"/>
              </w:rPr>
              <w:t xml:space="preserve"> In s</w:t>
            </w:r>
            <w:r w:rsidR="001800A6">
              <w:rPr>
                <w:rFonts w:ascii="Calisto MT" w:eastAsia="標楷體" w:hAnsi="Calisto MT"/>
              </w:rPr>
              <w:t xml:space="preserve">ome classes almost everyone got the 2 points, </w:t>
            </w:r>
            <w:r w:rsidR="00FD6AA4">
              <w:rPr>
                <w:rFonts w:ascii="Calisto MT" w:eastAsia="標楷體" w:hAnsi="Calisto MT"/>
              </w:rPr>
              <w:t>in other</w:t>
            </w:r>
            <w:r w:rsidR="001800A6">
              <w:rPr>
                <w:rFonts w:ascii="Calisto MT" w:eastAsia="標楷體" w:hAnsi="Calisto MT"/>
              </w:rPr>
              <w:t xml:space="preserve"> classes almost no one tried. I introduced the SLC website and showed students how to perform some activities. I also had the students themselves discuss with each other what activities they had tried. </w:t>
            </w:r>
          </w:p>
          <w:p w:rsidR="001800A6" w:rsidRPr="001800A6" w:rsidRDefault="001800A6" w:rsidP="00D57799">
            <w:pPr>
              <w:numPr>
                <w:ilvl w:val="0"/>
                <w:numId w:val="7"/>
              </w:numPr>
              <w:rPr>
                <w:rFonts w:ascii="Calisto MT" w:eastAsia="標楷體" w:hAnsi="Calisto MT"/>
              </w:rPr>
            </w:pPr>
            <w:r>
              <w:rPr>
                <w:rFonts w:ascii="Calisto MT" w:eastAsia="標楷體" w:hAnsi="Calisto MT"/>
              </w:rPr>
              <w:t>I don’t need any workshops/brochures from the SLC because I can always ask them questions if needed.</w:t>
            </w:r>
          </w:p>
        </w:tc>
      </w:tr>
      <w:tr w:rsidR="004641FB" w:rsidRPr="00791F40" w:rsidTr="00791F40">
        <w:tc>
          <w:tcPr>
            <w:tcW w:w="1696" w:type="dxa"/>
            <w:gridSpan w:val="2"/>
            <w:shd w:val="clear" w:color="auto" w:fill="auto"/>
          </w:tcPr>
          <w:p w:rsidR="004641FB" w:rsidRDefault="004943D3">
            <w:pPr>
              <w:rPr>
                <w:rFonts w:ascii="Calisto MT" w:eastAsia="標楷體" w:hAnsi="Calisto MT" w:hint="eastAsia"/>
                <w:b/>
              </w:rPr>
            </w:pPr>
            <w:r w:rsidRPr="00791F40">
              <w:rPr>
                <w:rFonts w:ascii="Calisto MT" w:eastAsia="標楷體" w:hAnsi="Calisto MT" w:hint="eastAsia"/>
                <w:b/>
              </w:rPr>
              <w:t>Attendee 1</w:t>
            </w:r>
          </w:p>
          <w:p w:rsidR="00F97860" w:rsidRPr="00791F40" w:rsidRDefault="00F97860">
            <w:pPr>
              <w:rPr>
                <w:rFonts w:ascii="Calisto MT" w:eastAsia="標楷體" w:hAnsi="Calisto MT"/>
                <w:b/>
              </w:rPr>
            </w:pPr>
            <w:r>
              <w:rPr>
                <w:rFonts w:ascii="Calisto MT" w:eastAsia="標楷體" w:hAnsi="Calisto MT" w:hint="eastAsia"/>
                <w:b/>
              </w:rPr>
              <w:t>(Morton)</w:t>
            </w:r>
          </w:p>
        </w:tc>
        <w:tc>
          <w:tcPr>
            <w:tcW w:w="7932" w:type="dxa"/>
            <w:gridSpan w:val="2"/>
            <w:shd w:val="clear" w:color="auto" w:fill="auto"/>
          </w:tcPr>
          <w:p w:rsidR="004641FB" w:rsidRPr="00791F40" w:rsidRDefault="004641FB">
            <w:pPr>
              <w:rPr>
                <w:rFonts w:ascii="Calisto MT" w:eastAsia="標楷體" w:hAnsi="Calisto MT"/>
              </w:rPr>
            </w:pPr>
          </w:p>
          <w:p w:rsidR="00217208" w:rsidRPr="00791F40" w:rsidRDefault="00217208">
            <w:pPr>
              <w:rPr>
                <w:rFonts w:ascii="Calisto MT" w:eastAsia="標楷體" w:hAnsi="Calisto MT"/>
              </w:rPr>
            </w:pPr>
          </w:p>
          <w:p w:rsidR="004943D3" w:rsidRPr="00791F40" w:rsidRDefault="004943D3">
            <w:pPr>
              <w:rPr>
                <w:rFonts w:ascii="Calisto MT" w:eastAsia="標楷體" w:hAnsi="Calisto MT"/>
              </w:rPr>
            </w:pPr>
          </w:p>
          <w:p w:rsidR="004943D3" w:rsidRPr="00791F40" w:rsidRDefault="004943D3">
            <w:pPr>
              <w:rPr>
                <w:rFonts w:ascii="Calisto MT" w:eastAsia="標楷體" w:hAnsi="Calisto MT"/>
              </w:rPr>
            </w:pPr>
          </w:p>
          <w:p w:rsidR="00217208" w:rsidRPr="00791F40" w:rsidRDefault="00217208">
            <w:pPr>
              <w:rPr>
                <w:rFonts w:ascii="Calisto MT" w:eastAsia="標楷體" w:hAnsi="Calisto MT"/>
              </w:rPr>
            </w:pPr>
          </w:p>
          <w:p w:rsidR="00217208" w:rsidRPr="00791F40" w:rsidRDefault="00217208">
            <w:pPr>
              <w:rPr>
                <w:rFonts w:ascii="Calisto MT" w:eastAsia="標楷體" w:hAnsi="Calisto MT"/>
              </w:rPr>
            </w:pPr>
          </w:p>
          <w:p w:rsidR="004943D3" w:rsidRPr="00791F40" w:rsidRDefault="004943D3">
            <w:pPr>
              <w:rPr>
                <w:rFonts w:ascii="Calisto MT" w:eastAsia="標楷體" w:hAnsi="Calisto MT"/>
              </w:rPr>
            </w:pPr>
          </w:p>
        </w:tc>
      </w:tr>
      <w:tr w:rsidR="004641FB" w:rsidRPr="00791F40" w:rsidTr="00791F40">
        <w:tc>
          <w:tcPr>
            <w:tcW w:w="1696" w:type="dxa"/>
            <w:gridSpan w:val="2"/>
            <w:shd w:val="clear" w:color="auto" w:fill="auto"/>
          </w:tcPr>
          <w:p w:rsidR="004641FB" w:rsidRDefault="004943D3">
            <w:pPr>
              <w:rPr>
                <w:rFonts w:ascii="Calisto MT" w:eastAsia="標楷體" w:hAnsi="Calisto MT" w:hint="eastAsia"/>
                <w:b/>
              </w:rPr>
            </w:pPr>
            <w:r w:rsidRPr="00791F40">
              <w:rPr>
                <w:rFonts w:ascii="Calisto MT" w:eastAsia="標楷體" w:hAnsi="Calisto MT" w:hint="eastAsia"/>
                <w:b/>
              </w:rPr>
              <w:lastRenderedPageBreak/>
              <w:t>Attendee 2</w:t>
            </w:r>
          </w:p>
          <w:p w:rsidR="00F97860" w:rsidRPr="00791F40" w:rsidRDefault="00F97860">
            <w:pPr>
              <w:rPr>
                <w:rFonts w:ascii="Calisto MT" w:eastAsia="標楷體" w:hAnsi="Calisto MT"/>
                <w:b/>
              </w:rPr>
            </w:pPr>
            <w:r>
              <w:rPr>
                <w:rFonts w:ascii="Calisto MT" w:eastAsia="標楷體" w:hAnsi="Calisto MT" w:hint="eastAsia"/>
                <w:b/>
              </w:rPr>
              <w:t>(Anne)</w:t>
            </w:r>
          </w:p>
        </w:tc>
        <w:tc>
          <w:tcPr>
            <w:tcW w:w="7932" w:type="dxa"/>
            <w:gridSpan w:val="2"/>
            <w:shd w:val="clear" w:color="auto" w:fill="auto"/>
          </w:tcPr>
          <w:p w:rsidR="004641FB" w:rsidRPr="00791F40" w:rsidRDefault="004641FB">
            <w:pPr>
              <w:rPr>
                <w:rFonts w:ascii="Calisto MT" w:eastAsia="標楷體" w:hAnsi="Calisto MT"/>
              </w:rPr>
            </w:pPr>
          </w:p>
          <w:p w:rsidR="004943D3" w:rsidRPr="00791F40" w:rsidRDefault="004943D3">
            <w:pPr>
              <w:rPr>
                <w:rFonts w:ascii="Calisto MT" w:eastAsia="標楷體" w:hAnsi="Calisto MT"/>
              </w:rPr>
            </w:pPr>
          </w:p>
          <w:p w:rsidR="004943D3" w:rsidRPr="00791F40" w:rsidRDefault="004943D3">
            <w:pPr>
              <w:rPr>
                <w:rFonts w:ascii="Calisto MT" w:eastAsia="標楷體" w:hAnsi="Calisto MT"/>
              </w:rPr>
            </w:pPr>
          </w:p>
          <w:p w:rsidR="00514DC5" w:rsidRPr="00791F40" w:rsidRDefault="00514DC5">
            <w:pPr>
              <w:rPr>
                <w:rFonts w:ascii="Calisto MT" w:eastAsia="標楷體" w:hAnsi="Calisto MT"/>
              </w:rPr>
            </w:pPr>
          </w:p>
          <w:p w:rsidR="00217208" w:rsidRPr="00791F40" w:rsidRDefault="00217208">
            <w:pPr>
              <w:rPr>
                <w:rFonts w:ascii="Calisto MT" w:eastAsia="標楷體" w:hAnsi="Calisto MT"/>
              </w:rPr>
            </w:pPr>
          </w:p>
          <w:p w:rsidR="004943D3" w:rsidRPr="00791F40" w:rsidRDefault="004943D3">
            <w:pPr>
              <w:rPr>
                <w:rFonts w:ascii="Calisto MT" w:eastAsia="標楷體" w:hAnsi="Calisto MT"/>
              </w:rPr>
            </w:pPr>
          </w:p>
          <w:p w:rsidR="00AD583D" w:rsidRPr="00791F40" w:rsidRDefault="00AD583D">
            <w:pPr>
              <w:rPr>
                <w:rFonts w:ascii="Calisto MT" w:eastAsia="標楷體" w:hAnsi="Calisto MT"/>
              </w:rPr>
            </w:pPr>
          </w:p>
        </w:tc>
      </w:tr>
      <w:tr w:rsidR="004641FB" w:rsidRPr="00791F40" w:rsidTr="00791F40">
        <w:tc>
          <w:tcPr>
            <w:tcW w:w="1696" w:type="dxa"/>
            <w:gridSpan w:val="2"/>
            <w:shd w:val="clear" w:color="auto" w:fill="auto"/>
          </w:tcPr>
          <w:p w:rsidR="004641FB" w:rsidRDefault="004943D3">
            <w:pPr>
              <w:rPr>
                <w:rFonts w:ascii="Calisto MT" w:eastAsia="標楷體" w:hAnsi="Calisto MT" w:hint="eastAsia"/>
                <w:b/>
              </w:rPr>
            </w:pPr>
            <w:r w:rsidRPr="00791F40">
              <w:rPr>
                <w:rFonts w:ascii="Calisto MT" w:eastAsia="標楷體" w:hAnsi="Calisto MT" w:hint="eastAsia"/>
                <w:b/>
              </w:rPr>
              <w:t>Note taker</w:t>
            </w:r>
          </w:p>
          <w:p w:rsidR="00F97860" w:rsidRPr="00791F40" w:rsidRDefault="00F97860">
            <w:pPr>
              <w:rPr>
                <w:rFonts w:ascii="Calisto MT" w:eastAsia="標楷體" w:hAnsi="Calisto MT"/>
                <w:b/>
              </w:rPr>
            </w:pPr>
            <w:r>
              <w:rPr>
                <w:rFonts w:ascii="Calisto MT" w:eastAsia="標楷體" w:hAnsi="Calisto MT" w:hint="eastAsia"/>
                <w:b/>
              </w:rPr>
              <w:t>(Ellen)</w:t>
            </w:r>
          </w:p>
        </w:tc>
        <w:tc>
          <w:tcPr>
            <w:tcW w:w="7932" w:type="dxa"/>
            <w:gridSpan w:val="2"/>
            <w:shd w:val="clear" w:color="auto" w:fill="auto"/>
          </w:tcPr>
          <w:p w:rsidR="004641FB" w:rsidRPr="00791F40" w:rsidRDefault="004641FB">
            <w:pPr>
              <w:rPr>
                <w:rFonts w:ascii="Calisto MT" w:eastAsia="標楷體" w:hAnsi="Calisto MT"/>
              </w:rPr>
            </w:pPr>
          </w:p>
          <w:p w:rsidR="00217208" w:rsidRPr="00791F40" w:rsidRDefault="00217208">
            <w:pPr>
              <w:rPr>
                <w:rFonts w:ascii="Calisto MT" w:eastAsia="標楷體" w:hAnsi="Calisto MT"/>
              </w:rPr>
            </w:pPr>
          </w:p>
          <w:p w:rsidR="00217208" w:rsidRPr="00791F40" w:rsidRDefault="00217208">
            <w:pPr>
              <w:rPr>
                <w:rFonts w:ascii="Calisto MT" w:eastAsia="標楷體" w:hAnsi="Calisto MT"/>
              </w:rPr>
            </w:pPr>
          </w:p>
          <w:p w:rsidR="00217208" w:rsidRPr="00791F40" w:rsidRDefault="00217208">
            <w:pPr>
              <w:rPr>
                <w:rFonts w:ascii="Calisto MT" w:eastAsia="標楷體" w:hAnsi="Calisto MT"/>
              </w:rPr>
            </w:pPr>
          </w:p>
          <w:p w:rsidR="00217208" w:rsidRPr="00791F40" w:rsidRDefault="00217208">
            <w:pPr>
              <w:rPr>
                <w:rFonts w:ascii="Calisto MT" w:eastAsia="標楷體" w:hAnsi="Calisto MT"/>
              </w:rPr>
            </w:pPr>
          </w:p>
          <w:p w:rsidR="00217208" w:rsidRPr="00791F40" w:rsidRDefault="00217208">
            <w:pPr>
              <w:rPr>
                <w:rFonts w:ascii="Calisto MT" w:eastAsia="標楷體" w:hAnsi="Calisto MT"/>
              </w:rPr>
            </w:pPr>
          </w:p>
          <w:p w:rsidR="004943D3" w:rsidRPr="00791F40" w:rsidRDefault="004943D3">
            <w:pPr>
              <w:rPr>
                <w:rFonts w:ascii="Calisto MT" w:eastAsia="標楷體" w:hAnsi="Calisto MT"/>
              </w:rPr>
            </w:pPr>
          </w:p>
          <w:p w:rsidR="004943D3" w:rsidRPr="00791F40" w:rsidRDefault="004943D3">
            <w:pPr>
              <w:rPr>
                <w:rFonts w:ascii="Calisto MT" w:eastAsia="標楷體" w:hAnsi="Calisto MT"/>
              </w:rPr>
            </w:pPr>
          </w:p>
        </w:tc>
      </w:tr>
      <w:tr w:rsidR="004943D3" w:rsidRPr="00791F40" w:rsidTr="00791F40">
        <w:trPr>
          <w:gridAfter w:val="1"/>
          <w:wAfter w:w="80" w:type="dxa"/>
        </w:trPr>
        <w:tc>
          <w:tcPr>
            <w:tcW w:w="9548" w:type="dxa"/>
            <w:gridSpan w:val="3"/>
            <w:tcBorders>
              <w:top w:val="thinThickSmallGap" w:sz="24" w:space="0" w:color="auto"/>
              <w:left w:val="thinThickSmallGap" w:sz="24" w:space="0" w:color="auto"/>
              <w:bottom w:val="thickThinSmallGap" w:sz="24" w:space="0" w:color="auto"/>
              <w:right w:val="thickThinSmallGap" w:sz="24" w:space="0" w:color="auto"/>
            </w:tcBorders>
            <w:shd w:val="clear" w:color="auto" w:fill="auto"/>
          </w:tcPr>
          <w:p w:rsidR="004943D3" w:rsidRPr="00791F40" w:rsidRDefault="004943D3" w:rsidP="00DC0B7E">
            <w:pPr>
              <w:rPr>
                <w:rFonts w:ascii="Calisto MT" w:eastAsia="標楷體" w:hAnsi="Calisto MT"/>
              </w:rPr>
            </w:pPr>
            <w:r w:rsidRPr="00791F40">
              <w:rPr>
                <w:rFonts w:ascii="Calisto MT" w:eastAsia="標楷體" w:hAnsi="Calisto MT" w:hint="eastAsia"/>
                <w:b/>
              </w:rPr>
              <w:t>Iss</w:t>
            </w:r>
            <w:r w:rsidRPr="00791F40">
              <w:rPr>
                <w:rFonts w:ascii="Calisto MT" w:eastAsia="標楷體" w:hAnsi="Calisto MT"/>
                <w:b/>
              </w:rPr>
              <w:t xml:space="preserve">ues 2: </w:t>
            </w:r>
            <w:r w:rsidR="00BC148B" w:rsidRPr="00791F40">
              <w:rPr>
                <w:rFonts w:ascii="Calisto MT" w:eastAsia="標楷體" w:hAnsi="Calisto MT"/>
                <w:b/>
              </w:rPr>
              <w:t xml:space="preserve">CEFR and the GE curriculum </w:t>
            </w:r>
            <w:r w:rsidR="00431B8A" w:rsidRPr="00791F40">
              <w:rPr>
                <w:rFonts w:ascii="Calisto MT" w:eastAsia="標楷體" w:hAnsi="Calisto MT" w:hint="eastAsia"/>
              </w:rPr>
              <w:t>(12: 55~13: 15)</w:t>
            </w:r>
          </w:p>
          <w:p w:rsidR="004943D3" w:rsidRPr="00791F40" w:rsidRDefault="004943D3" w:rsidP="00791F40">
            <w:pPr>
              <w:pStyle w:val="a3"/>
              <w:numPr>
                <w:ilvl w:val="0"/>
                <w:numId w:val="5"/>
              </w:numPr>
              <w:ind w:leftChars="0"/>
              <w:jc w:val="both"/>
              <w:rPr>
                <w:rFonts w:ascii="Calisto MT" w:eastAsia="標楷體" w:hAnsi="Calisto MT"/>
              </w:rPr>
            </w:pPr>
            <w:r w:rsidRPr="00791F40">
              <w:rPr>
                <w:rFonts w:ascii="Calisto MT" w:eastAsia="標楷體" w:hAnsi="Calisto MT" w:hint="eastAsia"/>
              </w:rPr>
              <w:t xml:space="preserve">Did you design your </w:t>
            </w:r>
            <w:r w:rsidR="00A9661B" w:rsidRPr="00791F40">
              <w:rPr>
                <w:rFonts w:ascii="Calisto MT" w:eastAsia="標楷體" w:hAnsi="Calisto MT" w:hint="eastAsia"/>
              </w:rPr>
              <w:t xml:space="preserve">106 (F2017, S2018) </w:t>
            </w:r>
            <w:r w:rsidRPr="00791F40">
              <w:rPr>
                <w:rFonts w:ascii="Calisto MT" w:eastAsia="標楷體" w:hAnsi="Calisto MT" w:hint="eastAsia"/>
              </w:rPr>
              <w:t>classes (</w:t>
            </w:r>
            <w:r w:rsidR="00A9661B" w:rsidRPr="00791F40">
              <w:rPr>
                <w:rFonts w:ascii="Calisto MT" w:eastAsia="標楷體" w:hAnsi="Calisto MT"/>
              </w:rPr>
              <w:t xml:space="preserve">freshman </w:t>
            </w:r>
            <w:r w:rsidRPr="00791F40">
              <w:rPr>
                <w:rFonts w:ascii="Calisto MT" w:eastAsia="標楷體" w:hAnsi="Calisto MT"/>
              </w:rPr>
              <w:t>and</w:t>
            </w:r>
            <w:r w:rsidR="00A9661B" w:rsidRPr="00791F40">
              <w:rPr>
                <w:rFonts w:ascii="Calisto MT" w:eastAsia="標楷體" w:hAnsi="Calisto MT" w:hint="eastAsia"/>
              </w:rPr>
              <w:t>/or</w:t>
            </w:r>
            <w:r w:rsidRPr="00791F40">
              <w:rPr>
                <w:rFonts w:ascii="Calisto MT" w:eastAsia="標楷體" w:hAnsi="Calisto MT"/>
              </w:rPr>
              <w:t xml:space="preserve"> sophomore English</w:t>
            </w:r>
            <w:r w:rsidRPr="00791F40">
              <w:rPr>
                <w:rFonts w:ascii="Calisto MT" w:eastAsia="標楷體" w:hAnsi="Calisto MT" w:hint="eastAsia"/>
              </w:rPr>
              <w:t>)</w:t>
            </w:r>
            <w:r w:rsidRPr="00791F40">
              <w:rPr>
                <w:rFonts w:ascii="Calisto MT" w:eastAsia="標楷體" w:hAnsi="Calisto MT"/>
              </w:rPr>
              <w:t xml:space="preserve"> with respect to the CEFR</w:t>
            </w:r>
            <w:r w:rsidR="00514DC5" w:rsidRPr="00791F40">
              <w:rPr>
                <w:rFonts w:ascii="Calisto MT" w:eastAsia="標楷體" w:hAnsi="Calisto MT"/>
              </w:rPr>
              <w:t xml:space="preserve"> or </w:t>
            </w:r>
            <w:r w:rsidR="00217208" w:rsidRPr="00791F40">
              <w:rPr>
                <w:rFonts w:ascii="Calisto MT" w:eastAsia="標楷體" w:hAnsi="Calisto MT"/>
              </w:rPr>
              <w:t>the CEFR-based GE curriculum at FJU</w:t>
            </w:r>
            <w:r w:rsidRPr="00791F40">
              <w:rPr>
                <w:rFonts w:ascii="Calisto MT" w:eastAsia="標楷體" w:hAnsi="Calisto MT"/>
              </w:rPr>
              <w:t xml:space="preserve">? If yes, please share with us </w:t>
            </w:r>
            <w:r w:rsidRPr="00791F40">
              <w:rPr>
                <w:rFonts w:ascii="Calisto MT" w:eastAsia="標楷體" w:hAnsi="Calisto MT"/>
                <w:u w:val="single"/>
              </w:rPr>
              <w:t>how you did it</w:t>
            </w:r>
            <w:r w:rsidR="00217208" w:rsidRPr="00791F40">
              <w:rPr>
                <w:rFonts w:ascii="Calisto MT" w:eastAsia="標楷體" w:hAnsi="Calisto MT"/>
              </w:rPr>
              <w:t xml:space="preserve"> (e.g. textbook selection, activities, assessment, etc.)</w:t>
            </w:r>
            <w:r w:rsidRPr="00791F40">
              <w:rPr>
                <w:rFonts w:ascii="Calisto MT" w:eastAsia="標楷體" w:hAnsi="Calisto MT"/>
              </w:rPr>
              <w:t xml:space="preserve">. If not, please share with us what </w:t>
            </w:r>
            <w:r w:rsidRPr="00791F40">
              <w:rPr>
                <w:rFonts w:ascii="Calisto MT" w:eastAsia="標楷體" w:hAnsi="Calisto MT"/>
                <w:u w:val="single"/>
              </w:rPr>
              <w:t>difficulty</w:t>
            </w:r>
            <w:r w:rsidRPr="00791F40">
              <w:rPr>
                <w:rFonts w:ascii="Calisto MT" w:eastAsia="標楷體" w:hAnsi="Calisto MT"/>
              </w:rPr>
              <w:t xml:space="preserve"> you encountered</w:t>
            </w:r>
            <w:r w:rsidR="00217208" w:rsidRPr="00791F40">
              <w:rPr>
                <w:rFonts w:ascii="Calisto MT" w:eastAsia="標楷體" w:hAnsi="Calisto MT"/>
              </w:rPr>
              <w:t xml:space="preserve"> (e.g.</w:t>
            </w:r>
            <w:r w:rsidR="00A9661B" w:rsidRPr="00791F40">
              <w:rPr>
                <w:rFonts w:ascii="Calisto MT" w:eastAsia="標楷體" w:hAnsi="Calisto MT" w:hint="eastAsia"/>
              </w:rPr>
              <w:t>,</w:t>
            </w:r>
            <w:r w:rsidR="00217208" w:rsidRPr="00791F40">
              <w:rPr>
                <w:rFonts w:ascii="Calisto MT" w:eastAsia="標楷體" w:hAnsi="Calisto MT"/>
              </w:rPr>
              <w:t xml:space="preserve"> the limited understanding of the CEFR, no willingness to design classes with respect to it, etc.)</w:t>
            </w:r>
            <w:r w:rsidRPr="00791F40">
              <w:rPr>
                <w:rFonts w:ascii="Calisto MT" w:eastAsia="標楷體" w:hAnsi="Calisto MT"/>
              </w:rPr>
              <w:t xml:space="preserve">.  </w:t>
            </w:r>
          </w:p>
          <w:p w:rsidR="004943D3" w:rsidRPr="00791F40" w:rsidRDefault="004943D3" w:rsidP="00791F40">
            <w:pPr>
              <w:pStyle w:val="a3"/>
              <w:numPr>
                <w:ilvl w:val="0"/>
                <w:numId w:val="5"/>
              </w:numPr>
              <w:ind w:leftChars="0"/>
              <w:jc w:val="both"/>
              <w:rPr>
                <w:rFonts w:ascii="Calisto MT" w:eastAsia="標楷體" w:hAnsi="Calisto MT"/>
              </w:rPr>
            </w:pPr>
            <w:r w:rsidRPr="00791F40">
              <w:rPr>
                <w:rFonts w:ascii="Calisto MT" w:eastAsia="標楷體" w:hAnsi="Calisto MT"/>
              </w:rPr>
              <w:t xml:space="preserve">What is </w:t>
            </w:r>
            <w:r w:rsidRPr="00791F40">
              <w:rPr>
                <w:rFonts w:ascii="Calisto MT" w:eastAsia="標楷體" w:hAnsi="Calisto MT"/>
                <w:u w:val="single"/>
              </w:rPr>
              <w:t>your understanding</w:t>
            </w:r>
            <w:r w:rsidRPr="00791F40">
              <w:rPr>
                <w:rFonts w:ascii="Calisto MT" w:eastAsia="標楷體" w:hAnsi="Calisto MT"/>
              </w:rPr>
              <w:t xml:space="preserve"> of the CEFR? Do you think it is practical to implement the CEFR in the GE curriculum?</w:t>
            </w:r>
            <w:r w:rsidR="00514DC5" w:rsidRPr="00791F40">
              <w:rPr>
                <w:rFonts w:ascii="Calisto MT" w:eastAsia="標楷體" w:hAnsi="Calisto MT"/>
              </w:rPr>
              <w:t xml:space="preserve"> Does the implementation cause you a lot of trouble with respect to course preparations,</w:t>
            </w:r>
            <w:r w:rsidR="00514DC5" w:rsidRPr="00791F40">
              <w:rPr>
                <w:rFonts w:ascii="Calisto MT" w:eastAsia="標楷體" w:hAnsi="Calisto MT" w:hint="eastAsia"/>
              </w:rPr>
              <w:t xml:space="preserve"> </w:t>
            </w:r>
            <w:r w:rsidR="00514DC5" w:rsidRPr="00791F40">
              <w:rPr>
                <w:rFonts w:ascii="Calisto MT" w:eastAsia="標楷體" w:hAnsi="Calisto MT"/>
              </w:rPr>
              <w:t>textbook selection</w:t>
            </w:r>
            <w:r w:rsidR="00514DC5" w:rsidRPr="00791F40">
              <w:rPr>
                <w:rFonts w:ascii="Calisto MT" w:eastAsia="標楷體" w:hAnsi="Calisto MT" w:hint="eastAsia"/>
              </w:rPr>
              <w:t>,</w:t>
            </w:r>
            <w:r w:rsidR="00514DC5" w:rsidRPr="00791F40">
              <w:rPr>
                <w:rFonts w:ascii="Calisto MT" w:eastAsia="標楷體" w:hAnsi="Calisto MT"/>
              </w:rPr>
              <w:t xml:space="preserve"> activity design or assessment</w:t>
            </w:r>
            <w:r w:rsidR="00514DC5" w:rsidRPr="00791F40">
              <w:rPr>
                <w:rFonts w:ascii="Calisto MT" w:eastAsia="標楷體" w:hAnsi="Calisto MT" w:hint="eastAsia"/>
              </w:rPr>
              <w:t>?</w:t>
            </w:r>
          </w:p>
        </w:tc>
      </w:tr>
      <w:tr w:rsidR="00F97860" w:rsidRPr="00791F40" w:rsidTr="00791F40">
        <w:trPr>
          <w:gridAfter w:val="1"/>
          <w:wAfter w:w="80" w:type="dxa"/>
        </w:trPr>
        <w:tc>
          <w:tcPr>
            <w:tcW w:w="1690" w:type="dxa"/>
            <w:tcBorders>
              <w:top w:val="thickThinSmallGap" w:sz="24" w:space="0" w:color="auto"/>
            </w:tcBorders>
            <w:shd w:val="clear" w:color="auto" w:fill="BFBFBF"/>
          </w:tcPr>
          <w:p w:rsidR="004943D3" w:rsidRPr="00791F40" w:rsidRDefault="004943D3" w:rsidP="00DC0B7E">
            <w:pPr>
              <w:rPr>
                <w:rFonts w:ascii="Calisto MT" w:eastAsia="標楷體" w:hAnsi="Calisto MT"/>
                <w:b/>
              </w:rPr>
            </w:pPr>
          </w:p>
        </w:tc>
        <w:tc>
          <w:tcPr>
            <w:tcW w:w="7858" w:type="dxa"/>
            <w:gridSpan w:val="2"/>
            <w:tcBorders>
              <w:top w:val="thickThinSmallGap" w:sz="24" w:space="0" w:color="auto"/>
            </w:tcBorders>
            <w:shd w:val="clear" w:color="auto" w:fill="BFBFBF"/>
          </w:tcPr>
          <w:p w:rsidR="004943D3" w:rsidRPr="00791F40" w:rsidRDefault="004943D3" w:rsidP="00DC0B7E">
            <w:pPr>
              <w:rPr>
                <w:rFonts w:ascii="Calisto MT" w:eastAsia="標楷體" w:hAnsi="Calisto MT"/>
                <w:b/>
              </w:rPr>
            </w:pPr>
            <w:r w:rsidRPr="00791F40">
              <w:rPr>
                <w:rFonts w:ascii="Calisto MT" w:eastAsia="標楷體" w:hAnsi="Calisto MT" w:hint="eastAsia"/>
                <w:b/>
              </w:rPr>
              <w:t xml:space="preserve">Notes </w:t>
            </w:r>
          </w:p>
        </w:tc>
      </w:tr>
      <w:tr w:rsidR="004943D3" w:rsidRPr="00791F40" w:rsidTr="00791F40">
        <w:trPr>
          <w:gridAfter w:val="1"/>
          <w:wAfter w:w="80" w:type="dxa"/>
        </w:trPr>
        <w:tc>
          <w:tcPr>
            <w:tcW w:w="1690" w:type="dxa"/>
            <w:shd w:val="clear" w:color="auto" w:fill="auto"/>
          </w:tcPr>
          <w:p w:rsidR="004943D3" w:rsidRDefault="004943D3" w:rsidP="00DC0B7E">
            <w:pPr>
              <w:rPr>
                <w:rFonts w:ascii="Calisto MT" w:eastAsia="標楷體" w:hAnsi="Calisto MT" w:hint="eastAsia"/>
                <w:b/>
              </w:rPr>
            </w:pPr>
            <w:r w:rsidRPr="00791F40">
              <w:rPr>
                <w:rFonts w:ascii="Calisto MT" w:eastAsia="標楷體" w:hAnsi="Calisto MT" w:hint="eastAsia"/>
                <w:b/>
              </w:rPr>
              <w:t>Chair</w:t>
            </w:r>
          </w:p>
          <w:p w:rsidR="003A3EAC" w:rsidRPr="00791F40" w:rsidRDefault="003A3EAC" w:rsidP="00DC0B7E">
            <w:pPr>
              <w:rPr>
                <w:rFonts w:ascii="Calisto MT" w:eastAsia="標楷體" w:hAnsi="Calisto MT"/>
                <w:b/>
              </w:rPr>
            </w:pPr>
            <w:r>
              <w:rPr>
                <w:rFonts w:ascii="Calisto MT" w:eastAsia="標楷體" w:hAnsi="Calisto MT" w:hint="eastAsia"/>
                <w:b/>
              </w:rPr>
              <w:t>(Jerry)</w:t>
            </w:r>
          </w:p>
        </w:tc>
        <w:tc>
          <w:tcPr>
            <w:tcW w:w="7858" w:type="dxa"/>
            <w:gridSpan w:val="2"/>
            <w:shd w:val="clear" w:color="auto" w:fill="auto"/>
          </w:tcPr>
          <w:p w:rsidR="004943D3" w:rsidRDefault="001800A6" w:rsidP="00DC0B7E">
            <w:pPr>
              <w:rPr>
                <w:rFonts w:ascii="Calisto MT" w:eastAsia="標楷體" w:hAnsi="Calisto MT"/>
              </w:rPr>
            </w:pPr>
            <w:r>
              <w:rPr>
                <w:rFonts w:ascii="Calisto MT" w:eastAsia="標楷體" w:hAnsi="Calisto MT"/>
              </w:rPr>
              <w:t xml:space="preserve">I read the general guidelines for CEFR for classes at the B1 level and felt that my </w:t>
            </w:r>
            <w:r w:rsidR="00D57799">
              <w:rPr>
                <w:rFonts w:ascii="Calisto MT" w:eastAsia="標楷體" w:hAnsi="Calisto MT"/>
              </w:rPr>
              <w:t xml:space="preserve">class </w:t>
            </w:r>
            <w:r>
              <w:rPr>
                <w:rFonts w:ascii="Calisto MT" w:eastAsia="標楷體" w:hAnsi="Calisto MT"/>
              </w:rPr>
              <w:t>activities</w:t>
            </w:r>
            <w:r w:rsidR="00D57799">
              <w:rPr>
                <w:rFonts w:ascii="Calisto MT" w:eastAsia="標楷體" w:hAnsi="Calisto MT"/>
              </w:rPr>
              <w:t xml:space="preserve"> met those guidelines (</w:t>
            </w:r>
            <w:hyperlink r:id="rId7" w:history="1">
              <w:r w:rsidR="00D57799" w:rsidRPr="00F34A7E">
                <w:rPr>
                  <w:rStyle w:val="a5"/>
                  <w:rFonts w:ascii="Calisto MT" w:eastAsia="標楷體" w:hAnsi="Calisto MT"/>
                </w:rPr>
                <w:t>https://rm.coe.int/168045b15e</w:t>
              </w:r>
            </w:hyperlink>
            <w:r w:rsidR="00D57799">
              <w:rPr>
                <w:rFonts w:ascii="Calisto MT" w:eastAsia="標楷體" w:hAnsi="Calisto MT"/>
              </w:rPr>
              <w:t>). The guidelines are very broad and seem practical. There are many activities that can fit the stated goals.</w:t>
            </w:r>
          </w:p>
          <w:p w:rsidR="005F7FE3" w:rsidRDefault="00D57799" w:rsidP="00DC0B7E">
            <w:pPr>
              <w:rPr>
                <w:rFonts w:ascii="Calisto MT" w:eastAsia="標楷體" w:hAnsi="Calisto MT"/>
              </w:rPr>
            </w:pPr>
            <w:r>
              <w:rPr>
                <w:rFonts w:ascii="Calisto MT" w:eastAsia="標楷體" w:hAnsi="Calisto MT"/>
              </w:rPr>
              <w:t xml:space="preserve">I don’t have an in-depth understanding about CEFR, but I didn’t think it was hard to look at my course activities to see how they were related to CERF. </w:t>
            </w:r>
          </w:p>
          <w:p w:rsidR="00983845" w:rsidRDefault="00D57799" w:rsidP="00DC0B7E">
            <w:pPr>
              <w:rPr>
                <w:rFonts w:ascii="Calisto MT" w:eastAsia="標楷體" w:hAnsi="Calisto MT"/>
              </w:rPr>
            </w:pPr>
            <w:r>
              <w:rPr>
                <w:rFonts w:ascii="Calisto MT" w:eastAsia="標楷體" w:hAnsi="Calisto MT"/>
              </w:rPr>
              <w:t xml:space="preserve">I would not want be restricted to </w:t>
            </w:r>
            <w:r w:rsidR="005F7FE3">
              <w:rPr>
                <w:rFonts w:ascii="Calisto MT" w:eastAsia="標楷體" w:hAnsi="Calisto MT"/>
              </w:rPr>
              <w:t xml:space="preserve">use </w:t>
            </w:r>
            <w:r>
              <w:rPr>
                <w:rFonts w:ascii="Calisto MT" w:eastAsia="標楷體" w:hAnsi="Calisto MT"/>
              </w:rPr>
              <w:t xml:space="preserve">only certain activities, topics, </w:t>
            </w:r>
            <w:r w:rsidR="005F7FE3">
              <w:rPr>
                <w:rFonts w:ascii="Calisto MT" w:eastAsia="標楷體" w:hAnsi="Calisto MT"/>
              </w:rPr>
              <w:lastRenderedPageBreak/>
              <w:t xml:space="preserve">grammar, </w:t>
            </w:r>
            <w:r>
              <w:rPr>
                <w:rFonts w:ascii="Calisto MT" w:eastAsia="標楷體" w:hAnsi="Calisto MT"/>
              </w:rPr>
              <w:t>vocabulary</w:t>
            </w:r>
            <w:r w:rsidR="005F7FE3">
              <w:rPr>
                <w:rFonts w:ascii="Calisto MT" w:eastAsia="標楷體" w:hAnsi="Calisto MT"/>
              </w:rPr>
              <w:t xml:space="preserve"> or textbook</w:t>
            </w:r>
            <w:r w:rsidR="00983845">
              <w:rPr>
                <w:rFonts w:ascii="Calisto MT" w:eastAsia="標楷體" w:hAnsi="Calisto MT"/>
              </w:rPr>
              <w:t xml:space="preserve">. I feel that </w:t>
            </w:r>
            <w:r w:rsidR="005F7FE3">
              <w:rPr>
                <w:rFonts w:ascii="Calisto MT" w:eastAsia="標楷體" w:hAnsi="Calisto MT"/>
              </w:rPr>
              <w:t xml:space="preserve">considering </w:t>
            </w:r>
            <w:r w:rsidR="00983845">
              <w:rPr>
                <w:rFonts w:ascii="Calisto MT" w:eastAsia="標楷體" w:hAnsi="Calisto MT"/>
              </w:rPr>
              <w:t xml:space="preserve">general CEFR guidelines </w:t>
            </w:r>
            <w:r w:rsidR="005F7FE3">
              <w:rPr>
                <w:rFonts w:ascii="Calisto MT" w:eastAsia="標楷體" w:hAnsi="Calisto MT"/>
              </w:rPr>
              <w:t>is OK</w:t>
            </w:r>
            <w:r w:rsidR="00983845">
              <w:rPr>
                <w:rFonts w:ascii="Calisto MT" w:eastAsia="標楷體" w:hAnsi="Calisto MT"/>
              </w:rPr>
              <w:t xml:space="preserve">, but perhaps not even necessary. Moreover, there are decisions to be made regarding classes that have no </w:t>
            </w:r>
            <w:r w:rsidR="005F7FE3">
              <w:rPr>
                <w:rFonts w:ascii="Calisto MT" w:eastAsia="標楷體" w:hAnsi="Calisto MT"/>
              </w:rPr>
              <w:t xml:space="preserve">relationship to </w:t>
            </w:r>
            <w:r w:rsidR="00EE5305">
              <w:rPr>
                <w:rFonts w:ascii="Calisto MT" w:eastAsia="標楷體" w:hAnsi="Calisto MT"/>
              </w:rPr>
              <w:t>CEFR</w:t>
            </w:r>
            <w:r w:rsidR="00983845">
              <w:rPr>
                <w:rFonts w:ascii="Calisto MT" w:eastAsia="標楷體" w:hAnsi="Calisto MT"/>
              </w:rPr>
              <w:t xml:space="preserve">, like how to increase student motivation or help students </w:t>
            </w:r>
            <w:r w:rsidR="00EE5305">
              <w:rPr>
                <w:rFonts w:ascii="Calisto MT" w:eastAsia="標楷體" w:hAnsi="Calisto MT"/>
              </w:rPr>
              <w:t>develop</w:t>
            </w:r>
            <w:r w:rsidR="00983845">
              <w:rPr>
                <w:rFonts w:ascii="Calisto MT" w:eastAsia="標楷體" w:hAnsi="Calisto MT"/>
              </w:rPr>
              <w:t xml:space="preserve"> critical thinking.</w:t>
            </w:r>
          </w:p>
          <w:p w:rsidR="004943D3" w:rsidRPr="00983845" w:rsidRDefault="00983845" w:rsidP="00DC0B7E">
            <w:pPr>
              <w:rPr>
                <w:rFonts w:ascii="Calisto MT" w:eastAsia="標楷體" w:hAnsi="Calisto MT"/>
              </w:rPr>
            </w:pPr>
            <w:r>
              <w:rPr>
                <w:rFonts w:ascii="Calisto MT" w:eastAsia="標楷體" w:hAnsi="Calisto MT"/>
              </w:rPr>
              <w:t>In sum, CEFR may be useful to indicate some general level of English ability, but I don’t think it should be the main factor in course design.</w:t>
            </w:r>
          </w:p>
        </w:tc>
      </w:tr>
      <w:tr w:rsidR="00217208" w:rsidRPr="00791F40" w:rsidTr="00791F40">
        <w:trPr>
          <w:gridAfter w:val="1"/>
          <w:wAfter w:w="80" w:type="dxa"/>
        </w:trPr>
        <w:tc>
          <w:tcPr>
            <w:tcW w:w="1690" w:type="dxa"/>
            <w:shd w:val="clear" w:color="auto" w:fill="auto"/>
          </w:tcPr>
          <w:p w:rsidR="00217208" w:rsidRDefault="00217208" w:rsidP="00217208">
            <w:pPr>
              <w:rPr>
                <w:rFonts w:ascii="Calisto MT" w:eastAsia="標楷體" w:hAnsi="Calisto MT" w:hint="eastAsia"/>
                <w:b/>
              </w:rPr>
            </w:pPr>
            <w:r w:rsidRPr="00791F40">
              <w:rPr>
                <w:rFonts w:ascii="Calisto MT" w:eastAsia="標楷體" w:hAnsi="Calisto MT" w:hint="eastAsia"/>
                <w:b/>
              </w:rPr>
              <w:lastRenderedPageBreak/>
              <w:t>Attendee 1</w:t>
            </w:r>
          </w:p>
          <w:p w:rsidR="003A3EAC" w:rsidRPr="00791F40" w:rsidRDefault="003A3EAC" w:rsidP="00217208">
            <w:pPr>
              <w:rPr>
                <w:rFonts w:ascii="Calisto MT" w:eastAsia="標楷體" w:hAnsi="Calisto MT"/>
                <w:b/>
              </w:rPr>
            </w:pPr>
            <w:r>
              <w:rPr>
                <w:rFonts w:ascii="Calisto MT" w:eastAsia="標楷體" w:hAnsi="Calisto MT" w:hint="eastAsia"/>
                <w:b/>
              </w:rPr>
              <w:t>(Morton)</w:t>
            </w:r>
          </w:p>
        </w:tc>
        <w:tc>
          <w:tcPr>
            <w:tcW w:w="7858" w:type="dxa"/>
            <w:gridSpan w:val="2"/>
            <w:shd w:val="clear" w:color="auto" w:fill="auto"/>
          </w:tcPr>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tc>
      </w:tr>
      <w:tr w:rsidR="00217208" w:rsidRPr="00791F40" w:rsidTr="00791F40">
        <w:trPr>
          <w:gridAfter w:val="1"/>
          <w:wAfter w:w="80" w:type="dxa"/>
        </w:trPr>
        <w:tc>
          <w:tcPr>
            <w:tcW w:w="1690" w:type="dxa"/>
            <w:shd w:val="clear" w:color="auto" w:fill="auto"/>
          </w:tcPr>
          <w:p w:rsidR="00435174" w:rsidRDefault="00435174" w:rsidP="00217208">
            <w:pPr>
              <w:rPr>
                <w:rFonts w:ascii="Calisto MT" w:eastAsia="標楷體" w:hAnsi="Calisto MT" w:hint="eastAsia"/>
                <w:b/>
              </w:rPr>
            </w:pPr>
          </w:p>
          <w:p w:rsidR="00217208" w:rsidRDefault="00217208" w:rsidP="00217208">
            <w:pPr>
              <w:rPr>
                <w:rFonts w:ascii="Calisto MT" w:eastAsia="標楷體" w:hAnsi="Calisto MT" w:hint="eastAsia"/>
                <w:b/>
              </w:rPr>
            </w:pPr>
            <w:r w:rsidRPr="00791F40">
              <w:rPr>
                <w:rFonts w:ascii="Calisto MT" w:eastAsia="標楷體" w:hAnsi="Calisto MT" w:hint="eastAsia"/>
                <w:b/>
              </w:rPr>
              <w:t>Attendee 2</w:t>
            </w:r>
          </w:p>
          <w:p w:rsidR="003A3EAC" w:rsidRPr="00791F40" w:rsidRDefault="003A3EAC" w:rsidP="00217208">
            <w:pPr>
              <w:rPr>
                <w:rFonts w:ascii="Calisto MT" w:eastAsia="標楷體" w:hAnsi="Calisto MT"/>
                <w:b/>
              </w:rPr>
            </w:pPr>
            <w:r>
              <w:rPr>
                <w:rFonts w:ascii="Calisto MT" w:eastAsia="標楷體" w:hAnsi="Calisto MT" w:hint="eastAsia"/>
                <w:b/>
              </w:rPr>
              <w:t>(Anne)</w:t>
            </w:r>
          </w:p>
        </w:tc>
        <w:tc>
          <w:tcPr>
            <w:tcW w:w="7858" w:type="dxa"/>
            <w:gridSpan w:val="2"/>
            <w:shd w:val="clear" w:color="auto" w:fill="auto"/>
          </w:tcPr>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tc>
      </w:tr>
      <w:tr w:rsidR="00217208" w:rsidRPr="00791F40" w:rsidTr="00791F40">
        <w:trPr>
          <w:gridAfter w:val="1"/>
          <w:wAfter w:w="80" w:type="dxa"/>
        </w:trPr>
        <w:tc>
          <w:tcPr>
            <w:tcW w:w="1690" w:type="dxa"/>
            <w:shd w:val="clear" w:color="auto" w:fill="auto"/>
          </w:tcPr>
          <w:p w:rsidR="00217208" w:rsidRDefault="00217208" w:rsidP="00217208">
            <w:pPr>
              <w:rPr>
                <w:rFonts w:ascii="Calisto MT" w:eastAsia="標楷體" w:hAnsi="Calisto MT" w:hint="eastAsia"/>
                <w:b/>
              </w:rPr>
            </w:pPr>
            <w:r w:rsidRPr="00791F40">
              <w:rPr>
                <w:rFonts w:ascii="Calisto MT" w:eastAsia="標楷體" w:hAnsi="Calisto MT" w:hint="eastAsia"/>
                <w:b/>
              </w:rPr>
              <w:t>Note taker</w:t>
            </w:r>
          </w:p>
          <w:p w:rsidR="003A3EAC" w:rsidRPr="00791F40" w:rsidRDefault="003A3EAC" w:rsidP="00217208">
            <w:pPr>
              <w:rPr>
                <w:rFonts w:ascii="Calisto MT" w:eastAsia="標楷體" w:hAnsi="Calisto MT"/>
                <w:b/>
              </w:rPr>
            </w:pPr>
            <w:r>
              <w:rPr>
                <w:rFonts w:ascii="Calisto MT" w:eastAsia="標楷體" w:hAnsi="Calisto MT" w:hint="eastAsia"/>
                <w:b/>
              </w:rPr>
              <w:t>(Ellen)</w:t>
            </w:r>
          </w:p>
        </w:tc>
        <w:tc>
          <w:tcPr>
            <w:tcW w:w="7858" w:type="dxa"/>
            <w:gridSpan w:val="2"/>
            <w:shd w:val="clear" w:color="auto" w:fill="auto"/>
          </w:tcPr>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p w:rsidR="00217208" w:rsidRPr="00791F40" w:rsidRDefault="00217208" w:rsidP="00217208">
            <w:pPr>
              <w:rPr>
                <w:rFonts w:ascii="Calisto MT" w:eastAsia="標楷體" w:hAnsi="Calisto MT"/>
                <w:b/>
              </w:rPr>
            </w:pPr>
          </w:p>
        </w:tc>
      </w:tr>
    </w:tbl>
    <w:p w:rsidR="004943D3" w:rsidRDefault="004943D3">
      <w:pPr>
        <w:rPr>
          <w:rFonts w:ascii="Calisto MT" w:eastAsia="標楷體" w:hAnsi="Calisto M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6"/>
        <w:gridCol w:w="7932"/>
      </w:tblGrid>
      <w:tr w:rsidR="004943D3" w:rsidRPr="00791F40" w:rsidTr="00435174">
        <w:tc>
          <w:tcPr>
            <w:tcW w:w="9628" w:type="dxa"/>
            <w:gridSpan w:val="2"/>
            <w:tcBorders>
              <w:top w:val="thinThickSmallGap" w:sz="24" w:space="0" w:color="auto"/>
              <w:left w:val="thinThickSmallGap" w:sz="24" w:space="0" w:color="auto"/>
              <w:bottom w:val="thickThinSmallGap" w:sz="24" w:space="0" w:color="auto"/>
              <w:right w:val="thickThinSmallGap" w:sz="24" w:space="0" w:color="auto"/>
            </w:tcBorders>
            <w:shd w:val="clear" w:color="auto" w:fill="auto"/>
          </w:tcPr>
          <w:p w:rsidR="004943D3" w:rsidRPr="00791F40" w:rsidRDefault="004943D3" w:rsidP="00DC0B7E">
            <w:pPr>
              <w:rPr>
                <w:rFonts w:ascii="Calisto MT" w:eastAsia="標楷體" w:hAnsi="Calisto MT"/>
                <w:b/>
              </w:rPr>
            </w:pPr>
            <w:r w:rsidRPr="00791F40">
              <w:rPr>
                <w:rFonts w:ascii="Calisto MT" w:eastAsia="標楷體" w:hAnsi="Calisto MT" w:hint="eastAsia"/>
                <w:b/>
              </w:rPr>
              <w:t>Iss</w:t>
            </w:r>
            <w:r w:rsidRPr="00791F40">
              <w:rPr>
                <w:rFonts w:ascii="Calisto MT" w:eastAsia="標楷體" w:hAnsi="Calisto MT"/>
                <w:b/>
              </w:rPr>
              <w:t>ues 3</w:t>
            </w:r>
            <w:r w:rsidR="00431B8A" w:rsidRPr="00791F40">
              <w:rPr>
                <w:rFonts w:ascii="Calisto MT" w:eastAsia="標楷體" w:hAnsi="Calisto MT" w:hint="eastAsia"/>
                <w:b/>
              </w:rPr>
              <w:t xml:space="preserve"> </w:t>
            </w:r>
            <w:r w:rsidR="00431B8A" w:rsidRPr="00791F40">
              <w:rPr>
                <w:rFonts w:ascii="Calisto MT" w:eastAsia="標楷體" w:hAnsi="Calisto MT" w:hint="eastAsia"/>
              </w:rPr>
              <w:t>(13: 15~ 13: 30)</w:t>
            </w:r>
            <w:r w:rsidRPr="00791F40">
              <w:rPr>
                <w:rFonts w:ascii="Calisto MT" w:eastAsia="標楷體" w:hAnsi="Calisto MT"/>
                <w:b/>
              </w:rPr>
              <w:t xml:space="preserve">: </w:t>
            </w:r>
            <w:r w:rsidR="00A9661B" w:rsidRPr="00791F40">
              <w:rPr>
                <w:rFonts w:ascii="Calisto MT" w:eastAsia="標楷體" w:hAnsi="Calisto MT" w:hint="eastAsia"/>
                <w:b/>
              </w:rPr>
              <w:t>[</w:t>
            </w:r>
            <w:r w:rsidR="00A42E90" w:rsidRPr="00791F40">
              <w:rPr>
                <w:rFonts w:ascii="Calisto MT" w:eastAsia="標楷體" w:hAnsi="Calisto MT" w:hint="eastAsia"/>
                <w:b/>
              </w:rPr>
              <w:t>I</w:t>
            </w:r>
            <w:r w:rsidR="00A9661B" w:rsidRPr="00791F40">
              <w:rPr>
                <w:rFonts w:ascii="Calisto MT" w:eastAsia="標楷體" w:hAnsi="Calisto MT" w:hint="eastAsia"/>
                <w:b/>
              </w:rPr>
              <w:t>f no time, just cast your vote on the 3 proposed plans]</w:t>
            </w:r>
          </w:p>
          <w:p w:rsidR="004943D3" w:rsidRPr="00791F40" w:rsidRDefault="004943D3" w:rsidP="00791F40">
            <w:pPr>
              <w:jc w:val="both"/>
              <w:rPr>
                <w:rFonts w:ascii="Calisto MT" w:eastAsia="標楷體" w:hAnsi="Calisto MT"/>
              </w:rPr>
            </w:pPr>
            <w:r w:rsidRPr="00791F40">
              <w:rPr>
                <w:rFonts w:ascii="Calisto MT" w:eastAsia="標楷體" w:hAnsi="Calisto MT" w:hint="eastAsia"/>
              </w:rPr>
              <w:lastRenderedPageBreak/>
              <w:t>As the SLP-based</w:t>
            </w:r>
            <w:r w:rsidR="00217208" w:rsidRPr="00791F40">
              <w:rPr>
                <w:rFonts w:ascii="Calisto MT" w:eastAsia="標楷體" w:hAnsi="Calisto MT"/>
              </w:rPr>
              <w:t xml:space="preserve"> system</w:t>
            </w:r>
            <w:r w:rsidRPr="00791F40">
              <w:rPr>
                <w:rFonts w:ascii="Calisto MT" w:eastAsia="標楷體" w:hAnsi="Calisto MT" w:hint="eastAsia"/>
              </w:rPr>
              <w:t xml:space="preserve"> has </w:t>
            </w:r>
            <w:r w:rsidRPr="00791F40">
              <w:rPr>
                <w:rFonts w:ascii="Calisto MT" w:eastAsia="標楷體" w:hAnsi="Calisto MT"/>
              </w:rPr>
              <w:t>evoked</w:t>
            </w:r>
            <w:r w:rsidRPr="00791F40">
              <w:rPr>
                <w:rFonts w:ascii="Calisto MT" w:eastAsia="標楷體" w:hAnsi="Calisto MT" w:hint="eastAsia"/>
              </w:rPr>
              <w:t xml:space="preserve"> many </w:t>
            </w:r>
            <w:r w:rsidRPr="00791F40">
              <w:rPr>
                <w:rFonts w:ascii="Calisto MT" w:eastAsia="標楷體" w:hAnsi="Calisto MT"/>
              </w:rPr>
              <w:t>complaints from not only</w:t>
            </w:r>
            <w:r w:rsidR="00217208" w:rsidRPr="00791F40">
              <w:rPr>
                <w:rFonts w:ascii="Calisto MT" w:eastAsia="標楷體" w:hAnsi="Calisto MT"/>
              </w:rPr>
              <w:t xml:space="preserve"> many GE</w:t>
            </w:r>
            <w:r w:rsidRPr="00791F40">
              <w:rPr>
                <w:rFonts w:ascii="Calisto MT" w:eastAsia="標楷體" w:hAnsi="Calisto MT"/>
              </w:rPr>
              <w:t xml:space="preserve"> teachers but also students</w:t>
            </w:r>
            <w:r w:rsidR="00BC148B" w:rsidRPr="00791F40">
              <w:rPr>
                <w:rFonts w:ascii="Calisto MT" w:eastAsia="標楷體" w:hAnsi="Calisto MT"/>
              </w:rPr>
              <w:t xml:space="preserve"> in F2017</w:t>
            </w:r>
            <w:r w:rsidRPr="00791F40">
              <w:rPr>
                <w:rFonts w:ascii="Calisto MT" w:eastAsia="標楷體" w:hAnsi="Calisto MT"/>
              </w:rPr>
              <w:t xml:space="preserve">, </w:t>
            </w:r>
            <w:r w:rsidR="00BC148B" w:rsidRPr="00791F40">
              <w:rPr>
                <w:rFonts w:ascii="Calisto MT" w:eastAsia="標楷體" w:hAnsi="Calisto MT"/>
              </w:rPr>
              <w:t xml:space="preserve">the GE faculty intends to propose a new self-learning system with the aim of resolving the complaints and giving teachers full freedom in implementing the notion of self-learning with respect to the nature of </w:t>
            </w:r>
            <w:r w:rsidR="00514DC5" w:rsidRPr="00791F40">
              <w:rPr>
                <w:rFonts w:ascii="Calisto MT" w:eastAsia="標楷體" w:hAnsi="Calisto MT"/>
              </w:rPr>
              <w:t xml:space="preserve">their </w:t>
            </w:r>
            <w:r w:rsidR="00BC148B" w:rsidRPr="00791F40">
              <w:rPr>
                <w:rFonts w:ascii="Calisto MT" w:eastAsia="標楷體" w:hAnsi="Calisto MT"/>
              </w:rPr>
              <w:t xml:space="preserve">classes. Please share with us your opinions of the proposed system and whether there is anything that should be added or removed. </w:t>
            </w:r>
          </w:p>
        </w:tc>
      </w:tr>
      <w:tr w:rsidR="00F97860" w:rsidRPr="00791F40" w:rsidTr="00435174">
        <w:tc>
          <w:tcPr>
            <w:tcW w:w="1696" w:type="dxa"/>
            <w:tcBorders>
              <w:top w:val="thickThinSmallGap" w:sz="24" w:space="0" w:color="auto"/>
            </w:tcBorders>
            <w:shd w:val="clear" w:color="auto" w:fill="BFBFBF"/>
          </w:tcPr>
          <w:p w:rsidR="004943D3" w:rsidRPr="00791F40" w:rsidRDefault="004943D3" w:rsidP="00DC0B7E">
            <w:pPr>
              <w:rPr>
                <w:rFonts w:ascii="Calisto MT" w:eastAsia="標楷體" w:hAnsi="Calisto MT"/>
                <w:b/>
              </w:rPr>
            </w:pPr>
          </w:p>
        </w:tc>
        <w:tc>
          <w:tcPr>
            <w:tcW w:w="7932" w:type="dxa"/>
            <w:tcBorders>
              <w:top w:val="thickThinSmallGap" w:sz="24" w:space="0" w:color="auto"/>
            </w:tcBorders>
            <w:shd w:val="clear" w:color="auto" w:fill="BFBFBF"/>
          </w:tcPr>
          <w:p w:rsidR="004943D3" w:rsidRPr="00791F40" w:rsidRDefault="004943D3" w:rsidP="00DC0B7E">
            <w:pPr>
              <w:rPr>
                <w:rFonts w:ascii="Calisto MT" w:eastAsia="標楷體" w:hAnsi="Calisto MT"/>
                <w:b/>
              </w:rPr>
            </w:pPr>
            <w:r w:rsidRPr="00791F40">
              <w:rPr>
                <w:rFonts w:ascii="Calisto MT" w:eastAsia="標楷體" w:hAnsi="Calisto MT" w:hint="eastAsia"/>
                <w:b/>
              </w:rPr>
              <w:t xml:space="preserve">Notes </w:t>
            </w:r>
          </w:p>
        </w:tc>
      </w:tr>
      <w:tr w:rsidR="004943D3" w:rsidRPr="00791F40" w:rsidTr="00435174">
        <w:tc>
          <w:tcPr>
            <w:tcW w:w="1696" w:type="dxa"/>
            <w:shd w:val="clear" w:color="auto" w:fill="auto"/>
          </w:tcPr>
          <w:p w:rsidR="004943D3" w:rsidRDefault="004943D3" w:rsidP="00DC0B7E">
            <w:pPr>
              <w:rPr>
                <w:rFonts w:ascii="Calisto MT" w:eastAsia="標楷體" w:hAnsi="Calisto MT" w:hint="eastAsia"/>
                <w:b/>
              </w:rPr>
            </w:pPr>
            <w:r w:rsidRPr="00791F40">
              <w:rPr>
                <w:rFonts w:ascii="Calisto MT" w:eastAsia="標楷體" w:hAnsi="Calisto MT" w:hint="eastAsia"/>
                <w:b/>
              </w:rPr>
              <w:t>Chair</w:t>
            </w:r>
          </w:p>
          <w:p w:rsidR="00435174" w:rsidRPr="00791F40" w:rsidRDefault="00435174" w:rsidP="00DC0B7E">
            <w:pPr>
              <w:rPr>
                <w:rFonts w:ascii="Calisto MT" w:eastAsia="標楷體" w:hAnsi="Calisto MT"/>
                <w:b/>
              </w:rPr>
            </w:pPr>
            <w:r>
              <w:rPr>
                <w:rFonts w:ascii="Calisto MT" w:eastAsia="標楷體" w:hAnsi="Calisto MT" w:hint="eastAsia"/>
                <w:b/>
              </w:rPr>
              <w:t>(Jerry)</w:t>
            </w:r>
          </w:p>
        </w:tc>
        <w:tc>
          <w:tcPr>
            <w:tcW w:w="7932" w:type="dxa"/>
            <w:shd w:val="clear" w:color="auto" w:fill="auto"/>
          </w:tcPr>
          <w:p w:rsidR="004943D3" w:rsidRDefault="00297F03" w:rsidP="00DC0B7E">
            <w:pPr>
              <w:rPr>
                <w:rFonts w:ascii="Calisto MT" w:eastAsia="標楷體" w:hAnsi="Calisto MT"/>
              </w:rPr>
            </w:pPr>
            <w:r>
              <w:rPr>
                <w:rFonts w:ascii="Calisto MT" w:eastAsia="標楷體" w:hAnsi="Calisto MT"/>
              </w:rPr>
              <w:t>Our group</w:t>
            </w:r>
            <w:r w:rsidR="00983845" w:rsidRPr="00983845">
              <w:rPr>
                <w:rFonts w:ascii="Calisto MT" w:eastAsia="標楷體" w:hAnsi="Calisto MT"/>
              </w:rPr>
              <w:t xml:space="preserve"> didn’t spend too much time thinking</w:t>
            </w:r>
            <w:r w:rsidR="00983845">
              <w:rPr>
                <w:rFonts w:ascii="Calisto MT" w:eastAsia="標楷體" w:hAnsi="Calisto MT"/>
              </w:rPr>
              <w:t xml:space="preserve"> about</w:t>
            </w:r>
            <w:r w:rsidR="00983845" w:rsidRPr="00983845">
              <w:rPr>
                <w:rFonts w:ascii="Calisto MT" w:eastAsia="標楷體" w:hAnsi="Calisto MT"/>
              </w:rPr>
              <w:t>/discussing the 3 options. Mostly we just tried to understand what they were in order to cast a vote.</w:t>
            </w:r>
          </w:p>
          <w:p w:rsidR="00983845" w:rsidRPr="00983845" w:rsidRDefault="00983845" w:rsidP="00DC0B7E">
            <w:pPr>
              <w:rPr>
                <w:rFonts w:ascii="Calisto MT" w:eastAsia="標楷體" w:hAnsi="Calisto MT"/>
              </w:rPr>
            </w:pPr>
            <w:r>
              <w:rPr>
                <w:rFonts w:ascii="Calisto MT" w:eastAsia="標楷體" w:hAnsi="Calisto MT"/>
              </w:rPr>
              <w:t>Personally, I understand the desire to promote the SLC and its activities, but I also feel that teachers should be able to control all aspects of their classes, including self-learning. F</w:t>
            </w:r>
            <w:r w:rsidR="00297F03">
              <w:rPr>
                <w:rFonts w:ascii="Calisto MT" w:eastAsia="標楷體" w:hAnsi="Calisto MT"/>
              </w:rPr>
              <w:t>inally, I think it is not really that useful for teachers to have to upload excel files of their own self-learning activities that have no relationship to the SLC.</w:t>
            </w:r>
          </w:p>
          <w:p w:rsidR="004943D3" w:rsidRPr="00791F40" w:rsidRDefault="004943D3" w:rsidP="00DC0B7E">
            <w:pPr>
              <w:rPr>
                <w:rFonts w:ascii="Calisto MT" w:eastAsia="標楷體" w:hAnsi="Calisto MT"/>
                <w:b/>
              </w:rPr>
            </w:pPr>
          </w:p>
          <w:p w:rsidR="004943D3" w:rsidRPr="00791F40" w:rsidRDefault="004943D3"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4943D3" w:rsidRPr="00791F40" w:rsidRDefault="004943D3" w:rsidP="00DC0B7E">
            <w:pPr>
              <w:rPr>
                <w:rFonts w:ascii="Calisto MT" w:eastAsia="標楷體" w:hAnsi="Calisto MT"/>
                <w:b/>
              </w:rPr>
            </w:pPr>
          </w:p>
        </w:tc>
      </w:tr>
      <w:tr w:rsidR="004943D3" w:rsidRPr="00791F40" w:rsidTr="00435174">
        <w:tc>
          <w:tcPr>
            <w:tcW w:w="1696" w:type="dxa"/>
            <w:shd w:val="clear" w:color="auto" w:fill="auto"/>
          </w:tcPr>
          <w:p w:rsidR="00435174" w:rsidRDefault="00435174" w:rsidP="00DC0B7E">
            <w:pPr>
              <w:rPr>
                <w:rFonts w:ascii="Calisto MT" w:eastAsia="標楷體" w:hAnsi="Calisto MT" w:hint="eastAsia"/>
                <w:b/>
              </w:rPr>
            </w:pPr>
            <w:r>
              <w:rPr>
                <w:rFonts w:ascii="Calisto MT" w:eastAsia="標楷體" w:hAnsi="Calisto MT" w:hint="eastAsia"/>
                <w:b/>
              </w:rPr>
              <w:t>Attendee 1</w:t>
            </w:r>
          </w:p>
          <w:p w:rsidR="004943D3" w:rsidRPr="00791F40" w:rsidRDefault="00435174" w:rsidP="00DC0B7E">
            <w:pPr>
              <w:rPr>
                <w:rFonts w:ascii="Calisto MT" w:eastAsia="標楷體" w:hAnsi="Calisto MT"/>
                <w:b/>
              </w:rPr>
            </w:pPr>
            <w:r>
              <w:rPr>
                <w:rFonts w:ascii="Calisto MT" w:eastAsia="標楷體" w:hAnsi="Calisto MT" w:hint="eastAsia"/>
                <w:b/>
              </w:rPr>
              <w:t>(Morton)</w:t>
            </w:r>
          </w:p>
        </w:tc>
        <w:tc>
          <w:tcPr>
            <w:tcW w:w="7932" w:type="dxa"/>
            <w:shd w:val="clear" w:color="auto" w:fill="auto"/>
          </w:tcPr>
          <w:p w:rsidR="004943D3" w:rsidRPr="00791F40" w:rsidRDefault="004943D3"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4943D3" w:rsidRPr="00791F40" w:rsidRDefault="004943D3" w:rsidP="00DC0B7E">
            <w:pPr>
              <w:rPr>
                <w:rFonts w:ascii="Calisto MT" w:eastAsia="標楷體" w:hAnsi="Calisto MT"/>
                <w:b/>
              </w:rPr>
            </w:pPr>
          </w:p>
          <w:p w:rsidR="004943D3" w:rsidRPr="00791F40" w:rsidRDefault="004943D3" w:rsidP="00DC0B7E">
            <w:pPr>
              <w:rPr>
                <w:rFonts w:ascii="Calisto MT" w:eastAsia="標楷體" w:hAnsi="Calisto MT"/>
                <w:b/>
              </w:rPr>
            </w:pPr>
          </w:p>
          <w:p w:rsidR="004943D3" w:rsidRPr="00791F40" w:rsidRDefault="004943D3" w:rsidP="00DC0B7E">
            <w:pPr>
              <w:rPr>
                <w:rFonts w:ascii="Calisto MT" w:eastAsia="標楷體" w:hAnsi="Calisto MT"/>
                <w:b/>
              </w:rPr>
            </w:pPr>
          </w:p>
        </w:tc>
      </w:tr>
      <w:tr w:rsidR="004943D3" w:rsidRPr="00791F40" w:rsidTr="00435174">
        <w:tc>
          <w:tcPr>
            <w:tcW w:w="1696" w:type="dxa"/>
            <w:shd w:val="clear" w:color="auto" w:fill="auto"/>
          </w:tcPr>
          <w:p w:rsidR="004943D3" w:rsidRDefault="004943D3" w:rsidP="00DC0B7E">
            <w:pPr>
              <w:rPr>
                <w:rFonts w:ascii="Calisto MT" w:eastAsia="標楷體" w:hAnsi="Calisto MT" w:hint="eastAsia"/>
                <w:b/>
              </w:rPr>
            </w:pPr>
            <w:r w:rsidRPr="00791F40">
              <w:rPr>
                <w:rFonts w:ascii="Calisto MT" w:eastAsia="標楷體" w:hAnsi="Calisto MT" w:hint="eastAsia"/>
                <w:b/>
              </w:rPr>
              <w:t>Attendee 2</w:t>
            </w:r>
          </w:p>
          <w:p w:rsidR="00435174" w:rsidRPr="00791F40" w:rsidRDefault="00435174" w:rsidP="00DC0B7E">
            <w:pPr>
              <w:rPr>
                <w:rFonts w:ascii="Calisto MT" w:eastAsia="標楷體" w:hAnsi="Calisto MT"/>
                <w:b/>
              </w:rPr>
            </w:pPr>
            <w:r>
              <w:rPr>
                <w:rFonts w:ascii="Calisto MT" w:eastAsia="標楷體" w:hAnsi="Calisto MT" w:hint="eastAsia"/>
                <w:b/>
              </w:rPr>
              <w:t>(Anne)</w:t>
            </w:r>
          </w:p>
        </w:tc>
        <w:tc>
          <w:tcPr>
            <w:tcW w:w="7932" w:type="dxa"/>
            <w:shd w:val="clear" w:color="auto" w:fill="auto"/>
          </w:tcPr>
          <w:p w:rsidR="004943D3" w:rsidRPr="00791F40" w:rsidRDefault="004943D3" w:rsidP="00DC0B7E">
            <w:pPr>
              <w:rPr>
                <w:rFonts w:ascii="Calisto MT" w:eastAsia="標楷體" w:hAnsi="Calisto MT"/>
                <w:b/>
              </w:rPr>
            </w:pPr>
          </w:p>
          <w:p w:rsidR="004943D3" w:rsidRPr="00791F40" w:rsidRDefault="004943D3"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217208" w:rsidRPr="00791F40" w:rsidRDefault="00217208" w:rsidP="00DC0B7E">
            <w:pPr>
              <w:rPr>
                <w:rFonts w:ascii="Calisto MT" w:eastAsia="標楷體" w:hAnsi="Calisto MT"/>
                <w:b/>
              </w:rPr>
            </w:pPr>
          </w:p>
          <w:p w:rsidR="004943D3" w:rsidRPr="00791F40" w:rsidRDefault="004943D3" w:rsidP="00DC0B7E">
            <w:pPr>
              <w:rPr>
                <w:rFonts w:ascii="Calisto MT" w:eastAsia="標楷體" w:hAnsi="Calisto MT"/>
                <w:b/>
              </w:rPr>
            </w:pPr>
          </w:p>
          <w:p w:rsidR="004943D3" w:rsidRPr="00791F40" w:rsidRDefault="004943D3" w:rsidP="00DC0B7E">
            <w:pPr>
              <w:rPr>
                <w:rFonts w:ascii="Calisto MT" w:eastAsia="標楷體" w:hAnsi="Calisto MT"/>
                <w:b/>
              </w:rPr>
            </w:pPr>
          </w:p>
        </w:tc>
      </w:tr>
      <w:tr w:rsidR="00435174" w:rsidRPr="00791F40" w:rsidTr="00435174">
        <w:tc>
          <w:tcPr>
            <w:tcW w:w="1696" w:type="dxa"/>
            <w:shd w:val="clear" w:color="auto" w:fill="auto"/>
          </w:tcPr>
          <w:p w:rsidR="00435174" w:rsidRDefault="00435174" w:rsidP="00DC0B7E">
            <w:pPr>
              <w:rPr>
                <w:rFonts w:ascii="Calisto MT" w:eastAsia="標楷體" w:hAnsi="Calisto MT" w:hint="eastAsia"/>
                <w:b/>
              </w:rPr>
            </w:pPr>
            <w:r w:rsidRPr="00791F40">
              <w:rPr>
                <w:rFonts w:ascii="Calisto MT" w:eastAsia="標楷體" w:hAnsi="Calisto MT" w:hint="eastAsia"/>
                <w:b/>
              </w:rPr>
              <w:lastRenderedPageBreak/>
              <w:t>Note taker</w:t>
            </w:r>
          </w:p>
          <w:p w:rsidR="00435174" w:rsidRPr="00791F40" w:rsidRDefault="00435174" w:rsidP="00DC0B7E">
            <w:pPr>
              <w:rPr>
                <w:rFonts w:ascii="Calisto MT" w:eastAsia="標楷體" w:hAnsi="Calisto MT"/>
                <w:b/>
              </w:rPr>
            </w:pPr>
            <w:r>
              <w:rPr>
                <w:rFonts w:ascii="Calisto MT" w:eastAsia="標楷體" w:hAnsi="Calisto MT" w:hint="eastAsia"/>
                <w:b/>
              </w:rPr>
              <w:t>(Ellen)</w:t>
            </w:r>
          </w:p>
        </w:tc>
        <w:tc>
          <w:tcPr>
            <w:tcW w:w="7932" w:type="dxa"/>
            <w:shd w:val="clear" w:color="auto" w:fill="auto"/>
          </w:tcPr>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p w:rsidR="00435174" w:rsidRPr="00791F40" w:rsidRDefault="00435174" w:rsidP="00DC0B7E">
            <w:pPr>
              <w:rPr>
                <w:rFonts w:ascii="Calisto MT" w:eastAsia="標楷體" w:hAnsi="Calisto MT"/>
                <w:b/>
              </w:rPr>
            </w:pPr>
          </w:p>
        </w:tc>
      </w:tr>
    </w:tbl>
    <w:p w:rsidR="004943D3" w:rsidRPr="004641FB" w:rsidRDefault="004943D3">
      <w:pPr>
        <w:rPr>
          <w:rFonts w:ascii="Calisto MT" w:eastAsia="標楷體" w:hAnsi="Calisto MT"/>
        </w:rPr>
      </w:pPr>
    </w:p>
    <w:sectPr w:rsidR="004943D3" w:rsidRPr="004641FB" w:rsidSect="002047A0">
      <w:footerReference w:type="default" r:id="rId8"/>
      <w:pgSz w:w="11906" w:h="16838"/>
      <w:pgMar w:top="1134" w:right="1134" w:bottom="1134" w:left="1134"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05E9" w:rsidRDefault="006305E9" w:rsidP="004943D3">
      <w:r>
        <w:separator/>
      </w:r>
    </w:p>
  </w:endnote>
  <w:endnote w:type="continuationSeparator" w:id="1">
    <w:p w:rsidR="006305E9" w:rsidRDefault="006305E9" w:rsidP="004943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sto MT">
    <w:panose1 w:val="02040603050505030304"/>
    <w:charset w:val="00"/>
    <w:family w:val="roman"/>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43D3" w:rsidRDefault="004943D3">
    <w:pPr>
      <w:pStyle w:val="a9"/>
      <w:jc w:val="center"/>
    </w:pPr>
    <w:fldSimple w:instr="PAGE   \* MERGEFORMAT">
      <w:r w:rsidR="00EE5305" w:rsidRPr="00EE5305">
        <w:rPr>
          <w:noProof/>
          <w:lang w:val="zh-TW"/>
        </w:rPr>
        <w:t>4</w:t>
      </w:r>
    </w:fldSimple>
  </w:p>
  <w:p w:rsidR="004943D3" w:rsidRDefault="004943D3">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05E9" w:rsidRDefault="006305E9" w:rsidP="004943D3">
      <w:r>
        <w:separator/>
      </w:r>
    </w:p>
  </w:footnote>
  <w:footnote w:type="continuationSeparator" w:id="1">
    <w:p w:rsidR="006305E9" w:rsidRDefault="006305E9" w:rsidP="004943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93BC8"/>
    <w:multiLevelType w:val="hybridMultilevel"/>
    <w:tmpl w:val="695677AC"/>
    <w:lvl w:ilvl="0" w:tplc="408A7E4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nsid w:val="22B5396D"/>
    <w:multiLevelType w:val="hybridMultilevel"/>
    <w:tmpl w:val="B0400950"/>
    <w:lvl w:ilvl="0" w:tplc="F5E28B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85D2DF1"/>
    <w:multiLevelType w:val="hybridMultilevel"/>
    <w:tmpl w:val="8BE43BB2"/>
    <w:lvl w:ilvl="0" w:tplc="00A281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52EB38C5"/>
    <w:multiLevelType w:val="hybridMultilevel"/>
    <w:tmpl w:val="E1B0D2D2"/>
    <w:lvl w:ilvl="0" w:tplc="31725D7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57E700E1"/>
    <w:multiLevelType w:val="hybridMultilevel"/>
    <w:tmpl w:val="578289F4"/>
    <w:lvl w:ilvl="0" w:tplc="EE1C628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68F25FEB"/>
    <w:multiLevelType w:val="hybridMultilevel"/>
    <w:tmpl w:val="98EACD82"/>
    <w:lvl w:ilvl="0" w:tplc="D96CC00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1FF101B"/>
    <w:multiLevelType w:val="hybridMultilevel"/>
    <w:tmpl w:val="FC18DB0E"/>
    <w:lvl w:ilvl="0" w:tplc="D89A322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2"/>
  </w:num>
  <w:num w:numId="4">
    <w:abstractNumId w:val="5"/>
  </w:num>
  <w:num w:numId="5">
    <w:abstractNumId w:val="4"/>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bordersDoNotSurroundHeader/>
  <w:bordersDoNotSurroundFooter/>
  <w:defaultTabStop w:val="480"/>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30CAB"/>
    <w:rsid w:val="00095D48"/>
    <w:rsid w:val="001800A6"/>
    <w:rsid w:val="001914B0"/>
    <w:rsid w:val="001917EA"/>
    <w:rsid w:val="002047A0"/>
    <w:rsid w:val="00217208"/>
    <w:rsid w:val="00297F03"/>
    <w:rsid w:val="0035422E"/>
    <w:rsid w:val="00360BA5"/>
    <w:rsid w:val="003A3EAC"/>
    <w:rsid w:val="00431B8A"/>
    <w:rsid w:val="00435174"/>
    <w:rsid w:val="004641FB"/>
    <w:rsid w:val="004943D3"/>
    <w:rsid w:val="00514DC5"/>
    <w:rsid w:val="005E1410"/>
    <w:rsid w:val="005F7FE3"/>
    <w:rsid w:val="00605E32"/>
    <w:rsid w:val="006305E9"/>
    <w:rsid w:val="006D1400"/>
    <w:rsid w:val="007224F3"/>
    <w:rsid w:val="007777D3"/>
    <w:rsid w:val="00791F40"/>
    <w:rsid w:val="008257C0"/>
    <w:rsid w:val="00835C00"/>
    <w:rsid w:val="00841C1B"/>
    <w:rsid w:val="008E1898"/>
    <w:rsid w:val="00966503"/>
    <w:rsid w:val="00983845"/>
    <w:rsid w:val="009C6789"/>
    <w:rsid w:val="009F4190"/>
    <w:rsid w:val="00A42E90"/>
    <w:rsid w:val="00A631C8"/>
    <w:rsid w:val="00A9661B"/>
    <w:rsid w:val="00AD583D"/>
    <w:rsid w:val="00B30CAB"/>
    <w:rsid w:val="00BC148B"/>
    <w:rsid w:val="00C71764"/>
    <w:rsid w:val="00D57799"/>
    <w:rsid w:val="00DC0B7E"/>
    <w:rsid w:val="00EE5305"/>
    <w:rsid w:val="00F41922"/>
    <w:rsid w:val="00F42307"/>
    <w:rsid w:val="00F97860"/>
    <w:rsid w:val="00FA181A"/>
    <w:rsid w:val="00FD6AA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0CAB"/>
    <w:pPr>
      <w:ind w:leftChars="200" w:left="480"/>
    </w:pPr>
  </w:style>
  <w:style w:type="character" w:customStyle="1" w:styleId="week">
    <w:name w:val="week"/>
    <w:basedOn w:val="a0"/>
    <w:rsid w:val="00B30CAB"/>
  </w:style>
  <w:style w:type="character" w:styleId="a4">
    <w:name w:val="Strong"/>
    <w:uiPriority w:val="22"/>
    <w:qFormat/>
    <w:rsid w:val="00B30CAB"/>
    <w:rPr>
      <w:b/>
      <w:bCs/>
    </w:rPr>
  </w:style>
  <w:style w:type="character" w:styleId="a5">
    <w:name w:val="Hyperlink"/>
    <w:uiPriority w:val="99"/>
    <w:unhideWhenUsed/>
    <w:rsid w:val="00B30CAB"/>
    <w:rPr>
      <w:color w:val="0000FF"/>
      <w:u w:val="single"/>
    </w:rPr>
  </w:style>
  <w:style w:type="table" w:styleId="a6">
    <w:name w:val="Table Grid"/>
    <w:basedOn w:val="a1"/>
    <w:uiPriority w:val="39"/>
    <w:rsid w:val="004641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943D3"/>
    <w:pPr>
      <w:tabs>
        <w:tab w:val="center" w:pos="4153"/>
        <w:tab w:val="right" w:pos="8306"/>
      </w:tabs>
      <w:snapToGrid w:val="0"/>
    </w:pPr>
    <w:rPr>
      <w:sz w:val="20"/>
      <w:szCs w:val="20"/>
    </w:rPr>
  </w:style>
  <w:style w:type="character" w:customStyle="1" w:styleId="a8">
    <w:name w:val="頁首 字元"/>
    <w:link w:val="a7"/>
    <w:uiPriority w:val="99"/>
    <w:rsid w:val="004943D3"/>
    <w:rPr>
      <w:sz w:val="20"/>
      <w:szCs w:val="20"/>
    </w:rPr>
  </w:style>
  <w:style w:type="paragraph" w:styleId="a9">
    <w:name w:val="footer"/>
    <w:basedOn w:val="a"/>
    <w:link w:val="aa"/>
    <w:uiPriority w:val="99"/>
    <w:unhideWhenUsed/>
    <w:rsid w:val="004943D3"/>
    <w:pPr>
      <w:tabs>
        <w:tab w:val="center" w:pos="4153"/>
        <w:tab w:val="right" w:pos="8306"/>
      </w:tabs>
      <w:snapToGrid w:val="0"/>
    </w:pPr>
    <w:rPr>
      <w:sz w:val="20"/>
      <w:szCs w:val="20"/>
    </w:rPr>
  </w:style>
  <w:style w:type="character" w:customStyle="1" w:styleId="aa">
    <w:name w:val="頁尾 字元"/>
    <w:link w:val="a9"/>
    <w:uiPriority w:val="99"/>
    <w:rsid w:val="004943D3"/>
    <w:rPr>
      <w:sz w:val="20"/>
      <w:szCs w:val="20"/>
    </w:rPr>
  </w:style>
  <w:style w:type="character" w:styleId="ab">
    <w:name w:val="annotation reference"/>
    <w:uiPriority w:val="99"/>
    <w:semiHidden/>
    <w:unhideWhenUsed/>
    <w:rsid w:val="00A9661B"/>
    <w:rPr>
      <w:sz w:val="18"/>
      <w:szCs w:val="18"/>
    </w:rPr>
  </w:style>
  <w:style w:type="paragraph" w:styleId="ac">
    <w:name w:val="annotation text"/>
    <w:basedOn w:val="a"/>
    <w:link w:val="ad"/>
    <w:uiPriority w:val="99"/>
    <w:semiHidden/>
    <w:unhideWhenUsed/>
    <w:rsid w:val="00A9661B"/>
  </w:style>
  <w:style w:type="character" w:customStyle="1" w:styleId="ad">
    <w:name w:val="註解文字 字元"/>
    <w:basedOn w:val="a0"/>
    <w:link w:val="ac"/>
    <w:uiPriority w:val="99"/>
    <w:semiHidden/>
    <w:rsid w:val="00A9661B"/>
  </w:style>
  <w:style w:type="paragraph" w:styleId="ae">
    <w:name w:val="annotation subject"/>
    <w:basedOn w:val="ac"/>
    <w:next w:val="ac"/>
    <w:link w:val="af"/>
    <w:uiPriority w:val="99"/>
    <w:semiHidden/>
    <w:unhideWhenUsed/>
    <w:rsid w:val="00A9661B"/>
    <w:rPr>
      <w:b/>
      <w:bCs/>
    </w:rPr>
  </w:style>
  <w:style w:type="character" w:customStyle="1" w:styleId="af">
    <w:name w:val="註解主旨 字元"/>
    <w:link w:val="ae"/>
    <w:uiPriority w:val="99"/>
    <w:semiHidden/>
    <w:rsid w:val="00A9661B"/>
    <w:rPr>
      <w:b/>
      <w:bCs/>
    </w:rPr>
  </w:style>
  <w:style w:type="paragraph" w:styleId="af0">
    <w:name w:val="Balloon Text"/>
    <w:basedOn w:val="a"/>
    <w:link w:val="af1"/>
    <w:uiPriority w:val="99"/>
    <w:semiHidden/>
    <w:unhideWhenUsed/>
    <w:rsid w:val="00A9661B"/>
    <w:rPr>
      <w:rFonts w:ascii="Calibri Light" w:hAnsi="Calibri Light"/>
      <w:sz w:val="18"/>
      <w:szCs w:val="18"/>
    </w:rPr>
  </w:style>
  <w:style w:type="character" w:customStyle="1" w:styleId="af1">
    <w:name w:val="註解方塊文字 字元"/>
    <w:link w:val="af0"/>
    <w:uiPriority w:val="99"/>
    <w:semiHidden/>
    <w:rsid w:val="00A9661B"/>
    <w:rPr>
      <w:rFonts w:ascii="Calibri Light" w:eastAsia="新細明體" w:hAnsi="Calibri Light" w:cs="Times New Roman"/>
      <w:sz w:val="18"/>
      <w:szCs w:val="18"/>
    </w:rPr>
  </w:style>
</w:styles>
</file>

<file path=word/webSettings.xml><?xml version="1.0" encoding="utf-8"?>
<w:webSettings xmlns:r="http://schemas.openxmlformats.org/officeDocument/2006/relationships" xmlns:w="http://schemas.openxmlformats.org/wordprocessingml/2006/main">
  <w:divs>
    <w:div w:id="66728257">
      <w:bodyDiv w:val="1"/>
      <w:marLeft w:val="0"/>
      <w:marRight w:val="0"/>
      <w:marTop w:val="0"/>
      <w:marBottom w:val="0"/>
      <w:divBdr>
        <w:top w:val="none" w:sz="0" w:space="0" w:color="auto"/>
        <w:left w:val="none" w:sz="0" w:space="0" w:color="auto"/>
        <w:bottom w:val="none" w:sz="0" w:space="0" w:color="auto"/>
        <w:right w:val="none" w:sz="0" w:space="0" w:color="auto"/>
      </w:divBdr>
    </w:div>
    <w:div w:id="420219427">
      <w:bodyDiv w:val="1"/>
      <w:marLeft w:val="0"/>
      <w:marRight w:val="0"/>
      <w:marTop w:val="0"/>
      <w:marBottom w:val="0"/>
      <w:divBdr>
        <w:top w:val="none" w:sz="0" w:space="0" w:color="auto"/>
        <w:left w:val="none" w:sz="0" w:space="0" w:color="auto"/>
        <w:bottom w:val="none" w:sz="0" w:space="0" w:color="auto"/>
        <w:right w:val="none" w:sz="0" w:space="0" w:color="auto"/>
      </w:divBdr>
    </w:div>
    <w:div w:id="102552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m.coe.int/168045b15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Jheng Wei-Cherng Sam</dc:creator>
  <cp:lastModifiedBy>zak</cp:lastModifiedBy>
  <cp:revision>5</cp:revision>
  <dcterms:created xsi:type="dcterms:W3CDTF">2018-03-06T10:08:00Z</dcterms:created>
  <dcterms:modified xsi:type="dcterms:W3CDTF">2018-03-06T10:15:00Z</dcterms:modified>
</cp:coreProperties>
</file>